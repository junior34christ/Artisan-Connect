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68CF2" w14:textId="146A4302" w:rsidR="003C277A" w:rsidRDefault="00157A53" w:rsidP="00EB5C21">
      <w:pPr>
        <w:spacing w:line="360" w:lineRule="auto"/>
        <w:jc w:val="center"/>
        <w:rPr>
          <w:rFonts w:ascii="Times New Normal" w:hAnsi="Times New Normal"/>
          <w:b/>
          <w:bCs/>
          <w:sz w:val="24"/>
          <w:szCs w:val="24"/>
          <w:u w:val="single"/>
        </w:rPr>
      </w:pPr>
      <w:r>
        <w:rPr>
          <w:noProof/>
        </w:rPr>
        <w:drawing>
          <wp:anchor distT="0" distB="0" distL="114300" distR="114300" simplePos="0" relativeHeight="251718656" behindDoc="1" locked="0" layoutInCell="1" allowOverlap="1" wp14:anchorId="373CE935" wp14:editId="6BB4EF04">
            <wp:simplePos x="0" y="0"/>
            <wp:positionH relativeFrom="page">
              <wp:align>right</wp:align>
            </wp:positionH>
            <wp:positionV relativeFrom="paragraph">
              <wp:posOffset>-612140</wp:posOffset>
            </wp:positionV>
            <wp:extent cx="7652652" cy="10811510"/>
            <wp:effectExtent l="0" t="0" r="5715" b="8890"/>
            <wp:wrapNone/>
            <wp:docPr id="268" name="Image 268" descr="fond@2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2x-100.jpg"/>
                    <pic:cNvPicPr/>
                  </pic:nvPicPr>
                  <pic:blipFill>
                    <a:blip r:embed="rId8"/>
                    <a:stretch>
                      <a:fillRect/>
                    </a:stretch>
                  </pic:blipFill>
                  <pic:spPr>
                    <a:xfrm>
                      <a:off x="0" y="0"/>
                      <a:ext cx="7652652" cy="10811510"/>
                    </a:xfrm>
                    <a:prstGeom prst="rect">
                      <a:avLst/>
                    </a:prstGeom>
                  </pic:spPr>
                </pic:pic>
              </a:graphicData>
            </a:graphic>
            <wp14:sizeRelH relativeFrom="margin">
              <wp14:pctWidth>0</wp14:pctWidth>
            </wp14:sizeRelH>
            <wp14:sizeRelV relativeFrom="margin">
              <wp14:pctHeight>0</wp14:pctHeight>
            </wp14:sizeRelV>
          </wp:anchor>
        </w:drawing>
      </w:r>
    </w:p>
    <w:p w14:paraId="5922C37F" w14:textId="5E3AE4D9" w:rsidR="00157A53" w:rsidRDefault="00157A53" w:rsidP="00E424FE">
      <w:pPr>
        <w:rPr>
          <w:sz w:val="2"/>
          <w:szCs w:val="2"/>
        </w:rPr>
      </w:pPr>
    </w:p>
    <w:p w14:paraId="25B2D3BA" w14:textId="44FB599E" w:rsidR="00157A53" w:rsidRDefault="00157A53" w:rsidP="00E424FE">
      <w:pPr>
        <w:rPr>
          <w:sz w:val="2"/>
          <w:szCs w:val="2"/>
        </w:rPr>
      </w:pPr>
      <w:r>
        <w:rPr>
          <w:noProof/>
        </w:rPr>
        <mc:AlternateContent>
          <mc:Choice Requires="wps">
            <w:drawing>
              <wp:anchor distT="0" distB="0" distL="114300" distR="114300" simplePos="0" relativeHeight="251720704" behindDoc="1" locked="0" layoutInCell="1" allowOverlap="1" wp14:anchorId="32B83B80" wp14:editId="60CF63B5">
                <wp:simplePos x="0" y="0"/>
                <wp:positionH relativeFrom="page">
                  <wp:posOffset>410845</wp:posOffset>
                </wp:positionH>
                <wp:positionV relativeFrom="page">
                  <wp:posOffset>2845435</wp:posOffset>
                </wp:positionV>
                <wp:extent cx="6542405" cy="564515"/>
                <wp:effectExtent l="1270" t="0" r="0" b="0"/>
                <wp:wrapNone/>
                <wp:docPr id="2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40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4F055" w14:textId="77777777" w:rsidR="00157A53" w:rsidRPr="00CD67C1" w:rsidRDefault="00157A53" w:rsidP="00E424FE">
                            <w:pPr>
                              <w:spacing w:line="347" w:lineRule="exact"/>
                              <w:ind w:left="20"/>
                              <w:jc w:val="center"/>
                              <w:rPr>
                                <w:rFonts w:ascii="Times New Roman" w:eastAsia="Times New Roman" w:hAnsi="Times New Roman" w:cs="Times New Roman"/>
                                <w:b/>
                                <w:bCs/>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En</w:t>
                            </w:r>
                            <w:r w:rsidRPr="00CD67C1">
                              <w:rPr>
                                <w:rFonts w:ascii="Times New Roman" w:eastAsia="Times New Roman" w:hAnsi="Times New Roman" w:cs="Times New Roman"/>
                                <w:b/>
                                <w:bCs/>
                                <w:i/>
                                <w:iCs/>
                                <w:color w:val="000000" w:themeColor="text1"/>
                                <w:spacing w:val="-9"/>
                                <w:sz w:val="32"/>
                                <w:szCs w:val="32"/>
                              </w:rPr>
                              <w:t xml:space="preserve"> </w:t>
                            </w:r>
                            <w:r w:rsidRPr="00CD67C1">
                              <w:rPr>
                                <w:rFonts w:ascii="Times New Roman" w:eastAsia="Times New Roman" w:hAnsi="Times New Roman" w:cs="Times New Roman"/>
                                <w:b/>
                                <w:bCs/>
                                <w:i/>
                                <w:iCs/>
                                <w:color w:val="000000" w:themeColor="text1"/>
                                <w:spacing w:val="-1"/>
                                <w:sz w:val="32"/>
                                <w:szCs w:val="32"/>
                              </w:rPr>
                              <w:t>vu</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5"/>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31"/>
                                <w:sz w:val="32"/>
                                <w:szCs w:val="32"/>
                              </w:rPr>
                              <w:t>l</w:t>
                            </w:r>
                            <w:r w:rsidRPr="00CD67C1">
                              <w:rPr>
                                <w:rFonts w:ascii="Times New Roman" w:eastAsia="Times New Roman" w:hAnsi="Times New Roman" w:cs="Times New Roman"/>
                                <w:b/>
                                <w:bCs/>
                                <w:i/>
                                <w:iCs/>
                                <w:color w:val="000000" w:themeColor="text1"/>
                                <w:sz w:val="32"/>
                                <w:szCs w:val="32"/>
                              </w:rPr>
                              <w:t>’obtention</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u</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diplôm</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Pr>
                                <w:rFonts w:ascii="Times New Roman" w:eastAsia="Times New Roman" w:hAnsi="Times New Roman" w:cs="Times New Roman"/>
                                <w:b/>
                                <w:bCs/>
                                <w:i/>
                                <w:iCs/>
                                <w:color w:val="000000" w:themeColor="text1"/>
                                <w:sz w:val="32"/>
                                <w:szCs w:val="32"/>
                              </w:rPr>
                              <w:t>Licence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83B80" id="_x0000_t202" coordsize="21600,21600" o:spt="202" path="m,l,21600r21600,l21600,xe">
                <v:stroke joinstyle="miter"/>
                <v:path gradientshapeok="t" o:connecttype="rect"/>
              </v:shapetype>
              <v:shape id="Text Box 3" o:spid="_x0000_s1026" type="#_x0000_t202" style="position:absolute;margin-left:32.35pt;margin-top:224.05pt;width:515.15pt;height:44.4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" filled="f" stroked="f">
                <v:textbox inset="0,0,0,0">
                  <w:txbxContent>
                    <w:p w14:paraId="30F4F055" w14:textId="77777777" w:rsidR="00157A53" w:rsidRPr="00CD67C1" w:rsidRDefault="00157A53" w:rsidP="00E424FE">
                      <w:pPr>
                        <w:spacing w:line="347" w:lineRule="exact"/>
                        <w:ind w:left="20"/>
                        <w:jc w:val="center"/>
                        <w:rPr>
                          <w:rFonts w:ascii="Times New Roman" w:eastAsia="Times New Roman" w:hAnsi="Times New Roman" w:cs="Times New Roman"/>
                          <w:b/>
                          <w:bCs/>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En</w:t>
                      </w:r>
                      <w:r w:rsidRPr="00CD67C1">
                        <w:rPr>
                          <w:rFonts w:ascii="Times New Roman" w:eastAsia="Times New Roman" w:hAnsi="Times New Roman" w:cs="Times New Roman"/>
                          <w:b/>
                          <w:bCs/>
                          <w:i/>
                          <w:iCs/>
                          <w:color w:val="000000" w:themeColor="text1"/>
                          <w:spacing w:val="-9"/>
                          <w:sz w:val="32"/>
                          <w:szCs w:val="32"/>
                        </w:rPr>
                        <w:t xml:space="preserve"> </w:t>
                      </w:r>
                      <w:r w:rsidRPr="00CD67C1">
                        <w:rPr>
                          <w:rFonts w:ascii="Times New Roman" w:eastAsia="Times New Roman" w:hAnsi="Times New Roman" w:cs="Times New Roman"/>
                          <w:b/>
                          <w:bCs/>
                          <w:i/>
                          <w:iCs/>
                          <w:color w:val="000000" w:themeColor="text1"/>
                          <w:spacing w:val="-1"/>
                          <w:sz w:val="32"/>
                          <w:szCs w:val="32"/>
                        </w:rPr>
                        <w:t>vu</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5"/>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31"/>
                          <w:sz w:val="32"/>
                          <w:szCs w:val="32"/>
                        </w:rPr>
                        <w:t>l</w:t>
                      </w:r>
                      <w:r w:rsidRPr="00CD67C1">
                        <w:rPr>
                          <w:rFonts w:ascii="Times New Roman" w:eastAsia="Times New Roman" w:hAnsi="Times New Roman" w:cs="Times New Roman"/>
                          <w:b/>
                          <w:bCs/>
                          <w:i/>
                          <w:iCs/>
                          <w:color w:val="000000" w:themeColor="text1"/>
                          <w:sz w:val="32"/>
                          <w:szCs w:val="32"/>
                        </w:rPr>
                        <w:t>’obtention</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u</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diplôm</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Pr>
                          <w:rFonts w:ascii="Times New Roman" w:eastAsia="Times New Roman" w:hAnsi="Times New Roman" w:cs="Times New Roman"/>
                          <w:b/>
                          <w:bCs/>
                          <w:i/>
                          <w:iCs/>
                          <w:color w:val="000000" w:themeColor="text1"/>
                          <w:sz w:val="32"/>
                          <w:szCs w:val="32"/>
                        </w:rPr>
                        <w:t>Licence</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6011732C" wp14:editId="5005B01A">
                <wp:simplePos x="0" y="0"/>
                <wp:positionH relativeFrom="page">
                  <wp:posOffset>1037590</wp:posOffset>
                </wp:positionH>
                <wp:positionV relativeFrom="page">
                  <wp:posOffset>8526780</wp:posOffset>
                </wp:positionV>
                <wp:extent cx="2075180" cy="328295"/>
                <wp:effectExtent l="0" t="1905" r="1905" b="3175"/>
                <wp:wrapNone/>
                <wp:docPr id="2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FE491" w14:textId="77777777" w:rsidR="00157A53" w:rsidRPr="00CD67C1" w:rsidRDefault="00157A53" w:rsidP="00E424FE">
                            <w:pPr>
                              <w:pStyle w:val="Corpsdetexte"/>
                              <w:spacing w:line="420" w:lineRule="atLeast"/>
                              <w:ind w:right="17"/>
                              <w:jc w:val="center"/>
                              <w:rPr>
                                <w:sz w:val="28"/>
                                <w:szCs w:val="28"/>
                              </w:rPr>
                            </w:pPr>
                            <w:r w:rsidRPr="00CD67C1">
                              <w:rPr>
                                <w:sz w:val="28"/>
                                <w:szCs w:val="28"/>
                              </w:rPr>
                              <w:t>P</w:t>
                            </w:r>
                            <w:r>
                              <w:rPr>
                                <w:sz w:val="28"/>
                                <w:szCs w:val="28"/>
                              </w:rPr>
                              <w:t>résenté par</w:t>
                            </w:r>
                            <w:r w:rsidRPr="00CD67C1">
                              <w:rPr>
                                <w:sz w:val="28"/>
                                <w:szCs w:val="28"/>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1732C" id="Text Box 8" o:spid="_x0000_s1027" type="#_x0000_t202" style="position:absolute;margin-left:81.7pt;margin-top:671.4pt;width:163.4pt;height:25.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" filled="f" stroked="f">
                <v:textbox inset="0,0,0,0">
                  <w:txbxContent>
                    <w:p w14:paraId="10DFE491" w14:textId="77777777" w:rsidR="00157A53" w:rsidRPr="00CD67C1" w:rsidRDefault="00157A53" w:rsidP="00E424FE">
                      <w:pPr>
                        <w:pStyle w:val="Corpsdetexte"/>
                        <w:spacing w:line="420" w:lineRule="atLeast"/>
                        <w:ind w:right="17"/>
                        <w:jc w:val="center"/>
                        <w:rPr>
                          <w:sz w:val="28"/>
                          <w:szCs w:val="28"/>
                        </w:rPr>
                      </w:pPr>
                      <w:r w:rsidRPr="00CD67C1">
                        <w:rPr>
                          <w:sz w:val="28"/>
                          <w:szCs w:val="28"/>
                        </w:rPr>
                        <w:t>P</w:t>
                      </w:r>
                      <w:r>
                        <w:rPr>
                          <w:sz w:val="28"/>
                          <w:szCs w:val="28"/>
                        </w:rPr>
                        <w:t>résenté par</w:t>
                      </w:r>
                      <w:r w:rsidRPr="00CD67C1">
                        <w:rPr>
                          <w:sz w:val="28"/>
                          <w:szCs w:val="28"/>
                        </w:rPr>
                        <w:t> :</w:t>
                      </w:r>
                    </w:p>
                  </w:txbxContent>
                </v:textbox>
                <w10:wrap anchorx="page" anchory="page"/>
              </v:shape>
            </w:pict>
          </mc:Fallback>
        </mc:AlternateContent>
      </w:r>
      <w:r>
        <w:rPr>
          <w:noProof/>
        </w:rPr>
        <mc:AlternateContent>
          <mc:Choice Requires="wps">
            <w:drawing>
              <wp:anchor distT="0" distB="0" distL="114300" distR="114300" simplePos="0" relativeHeight="251722752" behindDoc="1" locked="0" layoutInCell="1" allowOverlap="1" wp14:anchorId="748ADB0F" wp14:editId="0E02B747">
                <wp:simplePos x="0" y="0"/>
                <wp:positionH relativeFrom="page">
                  <wp:posOffset>2646680</wp:posOffset>
                </wp:positionH>
                <wp:positionV relativeFrom="page">
                  <wp:posOffset>7370445</wp:posOffset>
                </wp:positionV>
                <wp:extent cx="2818765" cy="228600"/>
                <wp:effectExtent l="0" t="0" r="1905" b="1905"/>
                <wp:wrapNone/>
                <wp:docPr id="26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057A7" w14:textId="77777777" w:rsidR="00157A53" w:rsidRDefault="00157A53" w:rsidP="00E424FE">
                            <w:pPr>
                              <w:spacing w:line="347" w:lineRule="exact"/>
                              <w:ind w:left="20"/>
                              <w:rPr>
                                <w:rFonts w:ascii="Times New Roman" w:eastAsia="Times New Roman" w:hAnsi="Times New Roman" w:cs="Times New Roman"/>
                                <w:sz w:val="32"/>
                                <w:szCs w:val="32"/>
                              </w:rPr>
                            </w:pPr>
                            <w:r>
                              <w:rPr>
                                <w:rFonts w:ascii="Times New Roman" w:hAnsi="Times New Roman"/>
                                <w:b/>
                                <w:color w:val="231F20"/>
                                <w:spacing w:val="-1"/>
                                <w:sz w:val="32"/>
                              </w:rPr>
                              <w:t>Année</w:t>
                            </w:r>
                            <w:r>
                              <w:rPr>
                                <w:rFonts w:ascii="Times New Roman" w:hAnsi="Times New Roman"/>
                                <w:b/>
                                <w:color w:val="231F20"/>
                                <w:spacing w:val="-4"/>
                                <w:sz w:val="32"/>
                              </w:rPr>
                              <w:t xml:space="preserve"> </w:t>
                            </w:r>
                            <w:r>
                              <w:rPr>
                                <w:rFonts w:ascii="Times New Roman" w:hAnsi="Times New Roman"/>
                                <w:b/>
                                <w:color w:val="231F20"/>
                                <w:sz w:val="32"/>
                              </w:rPr>
                              <w:t>académique</w:t>
                            </w:r>
                            <w:r>
                              <w:rPr>
                                <w:rFonts w:ascii="Times New Roman" w:hAnsi="Times New Roman"/>
                                <w:b/>
                                <w:color w:val="231F20"/>
                                <w:spacing w:val="-3"/>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2023</w:t>
                            </w:r>
                            <w:r>
                              <w:rPr>
                                <w:rFonts w:ascii="Times New Roman" w:hAnsi="Times New Roman"/>
                                <w:b/>
                                <w:color w:val="231F20"/>
                                <w:spacing w:val="-4"/>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ADB0F" id="Text Box 6" o:spid="_x0000_s1028" type="#_x0000_t202" style="position:absolute;margin-left:208.4pt;margin-top:580.35pt;width:221.95pt;height:18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" filled="f" stroked="f">
                <v:textbox inset="0,0,0,0">
                  <w:txbxContent>
                    <w:p w14:paraId="785057A7" w14:textId="77777777" w:rsidR="00157A53" w:rsidRDefault="00157A53" w:rsidP="00E424FE">
                      <w:pPr>
                        <w:spacing w:line="347" w:lineRule="exact"/>
                        <w:ind w:left="20"/>
                        <w:rPr>
                          <w:rFonts w:ascii="Times New Roman" w:eastAsia="Times New Roman" w:hAnsi="Times New Roman" w:cs="Times New Roman"/>
                          <w:sz w:val="32"/>
                          <w:szCs w:val="32"/>
                        </w:rPr>
                      </w:pPr>
                      <w:r>
                        <w:rPr>
                          <w:rFonts w:ascii="Times New Roman" w:hAnsi="Times New Roman"/>
                          <w:b/>
                          <w:color w:val="231F20"/>
                          <w:spacing w:val="-1"/>
                          <w:sz w:val="32"/>
                        </w:rPr>
                        <w:t>Année</w:t>
                      </w:r>
                      <w:r>
                        <w:rPr>
                          <w:rFonts w:ascii="Times New Roman" w:hAnsi="Times New Roman"/>
                          <w:b/>
                          <w:color w:val="231F20"/>
                          <w:spacing w:val="-4"/>
                          <w:sz w:val="32"/>
                        </w:rPr>
                        <w:t xml:space="preserve"> </w:t>
                      </w:r>
                      <w:r>
                        <w:rPr>
                          <w:rFonts w:ascii="Times New Roman" w:hAnsi="Times New Roman"/>
                          <w:b/>
                          <w:color w:val="231F20"/>
                          <w:sz w:val="32"/>
                        </w:rPr>
                        <w:t>académique</w:t>
                      </w:r>
                      <w:r>
                        <w:rPr>
                          <w:rFonts w:ascii="Times New Roman" w:hAnsi="Times New Roman"/>
                          <w:b/>
                          <w:color w:val="231F20"/>
                          <w:spacing w:val="-3"/>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2023</w:t>
                      </w:r>
                      <w:r>
                        <w:rPr>
                          <w:rFonts w:ascii="Times New Roman" w:hAnsi="Times New Roman"/>
                          <w:b/>
                          <w:color w:val="231F20"/>
                          <w:spacing w:val="-4"/>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2024</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14:anchorId="193DD6C4" wp14:editId="7464EAFA">
                <wp:simplePos x="0" y="0"/>
                <wp:positionH relativeFrom="page">
                  <wp:posOffset>1291590</wp:posOffset>
                </wp:positionH>
                <wp:positionV relativeFrom="page">
                  <wp:posOffset>4819015</wp:posOffset>
                </wp:positionV>
                <wp:extent cx="5517515" cy="2089150"/>
                <wp:effectExtent l="0" t="0" r="1270" b="0"/>
                <wp:wrapNone/>
                <wp:docPr id="2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751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9EB9" w14:textId="77777777" w:rsidR="00157A53" w:rsidRDefault="00157A53" w:rsidP="00E424FE">
                            <w:pPr>
                              <w:spacing w:before="3"/>
                              <w:jc w:val="center"/>
                              <w:rPr>
                                <w:rFonts w:ascii="Times New Roman" w:eastAsia="Times New Roman" w:hAnsi="Times New Roman" w:cs="Times New Roman"/>
                                <w:sz w:val="38"/>
                                <w:szCs w:val="38"/>
                              </w:rPr>
                            </w:pPr>
                          </w:p>
                          <w:p w14:paraId="4CB8FF31" w14:textId="77777777" w:rsidR="00157A53" w:rsidRDefault="00157A53" w:rsidP="00CC357E">
                            <w:pPr>
                              <w:pStyle w:val="Default"/>
                            </w:pPr>
                          </w:p>
                          <w:p w14:paraId="7022C86D" w14:textId="77777777" w:rsidR="00157A53" w:rsidRPr="00EA7B62" w:rsidRDefault="00157A53" w:rsidP="00CC357E">
                            <w:pPr>
                              <w:spacing w:before="5"/>
                              <w:ind w:left="40"/>
                              <w:jc w:val="center"/>
                              <w:rPr>
                                <w:rFonts w:ascii="Times New Roman" w:eastAsia="Times New Roman" w:hAnsi="Times New Roman" w:cs="Times New Roman"/>
                                <w:sz w:val="17"/>
                                <w:szCs w:val="17"/>
                              </w:rPr>
                            </w:pPr>
                            <w:r>
                              <w:t xml:space="preserve"> </w:t>
                            </w:r>
                            <w:r w:rsidRPr="00CC357E">
                              <w:rPr>
                                <w:rFonts w:ascii="Times New Roman" w:eastAsia="Times New Roman" w:hAnsi="Times New Roman" w:cs="Times New Roman"/>
                                <w:b/>
                                <w:bCs/>
                                <w:color w:val="231F20"/>
                                <w:spacing w:val="-2"/>
                                <w:sz w:val="48"/>
                                <w:szCs w:val="48"/>
                              </w:rPr>
                              <w:t>PLATEFORME NATIONALE DE PROMOTION DES METIERS ARTISANAUX DE LA COTE D’IVOIRE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DD6C4" id="Text Box 5" o:spid="_x0000_s1029" type="#_x0000_t202" style="position:absolute;margin-left:101.7pt;margin-top:379.45pt;width:434.45pt;height:164.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" filled="f" stroked="f">
                <v:textbox inset="0,0,0,0">
                  <w:txbxContent>
                    <w:p w14:paraId="3D3F9EB9" w14:textId="77777777" w:rsidR="00157A53" w:rsidRDefault="00157A53" w:rsidP="00E424FE">
                      <w:pPr>
                        <w:spacing w:before="3"/>
                        <w:jc w:val="center"/>
                        <w:rPr>
                          <w:rFonts w:ascii="Times New Roman" w:eastAsia="Times New Roman" w:hAnsi="Times New Roman" w:cs="Times New Roman"/>
                          <w:sz w:val="38"/>
                          <w:szCs w:val="38"/>
                        </w:rPr>
                      </w:pPr>
                    </w:p>
                    <w:p w14:paraId="4CB8FF31" w14:textId="77777777" w:rsidR="00157A53" w:rsidRDefault="00157A53" w:rsidP="00CC357E">
                      <w:pPr>
                        <w:pStyle w:val="Default"/>
                      </w:pPr>
                    </w:p>
                    <w:p w14:paraId="7022C86D" w14:textId="77777777" w:rsidR="00157A53" w:rsidRPr="00EA7B62" w:rsidRDefault="00157A53" w:rsidP="00CC357E">
                      <w:pPr>
                        <w:spacing w:before="5"/>
                        <w:ind w:left="40"/>
                        <w:jc w:val="center"/>
                        <w:rPr>
                          <w:rFonts w:ascii="Times New Roman" w:eastAsia="Times New Roman" w:hAnsi="Times New Roman" w:cs="Times New Roman"/>
                          <w:sz w:val="17"/>
                          <w:szCs w:val="17"/>
                        </w:rPr>
                      </w:pPr>
                      <w:r>
                        <w:t xml:space="preserve"> </w:t>
                      </w:r>
                      <w:r w:rsidRPr="00CC357E">
                        <w:rPr>
                          <w:rFonts w:ascii="Times New Roman" w:eastAsia="Times New Roman" w:hAnsi="Times New Roman" w:cs="Times New Roman"/>
                          <w:b/>
                          <w:bCs/>
                          <w:color w:val="231F20"/>
                          <w:spacing w:val="-2"/>
                          <w:sz w:val="48"/>
                          <w:szCs w:val="48"/>
                        </w:rPr>
                        <w:t>PLATEFORME NATIONALE DE PROMOTION DES METIERS ARTISANAUX DE LA COTE D’IVOIRE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5E97677D" wp14:editId="716A0B30">
                <wp:simplePos x="0" y="0"/>
                <wp:positionH relativeFrom="page">
                  <wp:posOffset>609600</wp:posOffset>
                </wp:positionH>
                <wp:positionV relativeFrom="page">
                  <wp:posOffset>2341245</wp:posOffset>
                </wp:positionV>
                <wp:extent cx="6347460" cy="283210"/>
                <wp:effectExtent l="0" t="0" r="0" b="444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FDE56" w14:textId="77777777" w:rsidR="00157A53" w:rsidRPr="002915A3" w:rsidRDefault="00157A53" w:rsidP="00E424FE">
                            <w:pPr>
                              <w:spacing w:line="347" w:lineRule="exact"/>
                              <w:ind w:left="20"/>
                              <w:jc w:val="center"/>
                              <w:rPr>
                                <w:rFonts w:ascii="Times New Roman" w:eastAsia="Times New Roman" w:hAnsi="Times New Roman" w:cs="Times New Roman"/>
                                <w:color w:val="000000" w:themeColor="text1"/>
                                <w:sz w:val="40"/>
                                <w:szCs w:val="40"/>
                              </w:rPr>
                            </w:pPr>
                            <w:r w:rsidRPr="002915A3">
                              <w:rPr>
                                <w:rFonts w:ascii="Times New Roman" w:eastAsia="Times New Roman" w:hAnsi="Times New Roman" w:cs="Times New Roman"/>
                                <w:b/>
                                <w:bCs/>
                                <w:color w:val="000000" w:themeColor="text1"/>
                                <w:sz w:val="40"/>
                                <w:szCs w:val="40"/>
                              </w:rPr>
                              <w:t>PROJET COLLECTIF TUTORÉ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7677D" id="Text Box 2" o:spid="_x0000_s1030" type="#_x0000_t202" style="position:absolute;margin-left:48pt;margin-top:184.35pt;width:499.8pt;height:22.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" filled="f" stroked="f">
                <v:textbox inset="0,0,0,0">
                  <w:txbxContent>
                    <w:p w14:paraId="016FDE56" w14:textId="77777777" w:rsidR="00157A53" w:rsidRPr="002915A3" w:rsidRDefault="00157A53" w:rsidP="00E424FE">
                      <w:pPr>
                        <w:spacing w:line="347" w:lineRule="exact"/>
                        <w:ind w:left="20"/>
                        <w:jc w:val="center"/>
                        <w:rPr>
                          <w:rFonts w:ascii="Times New Roman" w:eastAsia="Times New Roman" w:hAnsi="Times New Roman" w:cs="Times New Roman"/>
                          <w:color w:val="000000" w:themeColor="text1"/>
                          <w:sz w:val="40"/>
                          <w:szCs w:val="40"/>
                        </w:rPr>
                      </w:pPr>
                      <w:r w:rsidRPr="002915A3">
                        <w:rPr>
                          <w:rFonts w:ascii="Times New Roman" w:eastAsia="Times New Roman" w:hAnsi="Times New Roman" w:cs="Times New Roman"/>
                          <w:b/>
                          <w:bCs/>
                          <w:color w:val="000000" w:themeColor="text1"/>
                          <w:sz w:val="40"/>
                          <w:szCs w:val="40"/>
                        </w:rPr>
                        <w:t>PROJET COLLECTIF TUTORÉ</w:t>
                      </w:r>
                    </w:p>
                  </w:txbxContent>
                </v:textbox>
                <w10:wrap anchorx="page" anchory="page"/>
              </v:shape>
            </w:pict>
          </mc:Fallback>
        </mc:AlternateContent>
      </w:r>
    </w:p>
    <w:p w14:paraId="58715252" w14:textId="77777777" w:rsidR="00157A53" w:rsidRDefault="00157A53" w:rsidP="00E424FE">
      <w:pPr>
        <w:spacing w:line="360" w:lineRule="auto"/>
        <w:rPr>
          <w:rFonts w:ascii="Times New Roman" w:eastAsia="Times New Roman" w:hAnsi="Times New Roman" w:cs="Times New Roman"/>
          <w:sz w:val="24"/>
          <w:szCs w:val="24"/>
        </w:rPr>
      </w:pPr>
    </w:p>
    <w:p w14:paraId="0E700622" w14:textId="77777777" w:rsidR="00157A53" w:rsidRDefault="00157A53" w:rsidP="00E424FE">
      <w:pPr>
        <w:spacing w:line="360" w:lineRule="auto"/>
        <w:rPr>
          <w:rFonts w:ascii="Times New Roman" w:eastAsia="Times New Roman" w:hAnsi="Times New Roman" w:cs="Times New Roman"/>
          <w:sz w:val="24"/>
          <w:szCs w:val="24"/>
        </w:rPr>
      </w:pPr>
    </w:p>
    <w:p w14:paraId="7AA800DE" w14:textId="77777777" w:rsidR="00157A53" w:rsidRPr="002A1513" w:rsidRDefault="00157A53" w:rsidP="00E424FE">
      <w:pPr>
        <w:spacing w:line="360" w:lineRule="auto"/>
        <w:rPr>
          <w:rFonts w:ascii="Times New Roman" w:eastAsia="Times New Roman" w:hAnsi="Times New Roman" w:cs="Times New Roman"/>
          <w:sz w:val="24"/>
          <w:szCs w:val="24"/>
        </w:rPr>
      </w:pPr>
    </w:p>
    <w:p w14:paraId="1A363F89" w14:textId="77777777" w:rsidR="00157A53" w:rsidRPr="0002763B" w:rsidRDefault="00157A53" w:rsidP="00E424FE">
      <w:pPr>
        <w:spacing w:line="360" w:lineRule="auto"/>
        <w:rPr>
          <w:rFonts w:ascii="Times New Roman" w:eastAsia="Times New Roman" w:hAnsi="Times New Roman" w:cs="Times New Roman"/>
          <w:sz w:val="24"/>
          <w:szCs w:val="24"/>
        </w:rPr>
      </w:pPr>
    </w:p>
    <w:p w14:paraId="2E301A0D" w14:textId="77777777" w:rsidR="00157A53" w:rsidRDefault="00157A53" w:rsidP="00E424FE">
      <w:pPr>
        <w:spacing w:line="360" w:lineRule="auto"/>
        <w:rPr>
          <w:rFonts w:ascii="Times New Roman" w:eastAsia="Times New Roman" w:hAnsi="Times New Roman" w:cs="Times New Roman"/>
          <w:sz w:val="24"/>
          <w:szCs w:val="24"/>
        </w:rPr>
      </w:pPr>
    </w:p>
    <w:p w14:paraId="06642FCE" w14:textId="77777777" w:rsidR="00157A53" w:rsidRDefault="00157A53" w:rsidP="0018434B">
      <w:pPr>
        <w:tabs>
          <w:tab w:val="left" w:pos="3696"/>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C8AA576" w14:textId="77777777" w:rsidR="00157A53" w:rsidRPr="0018434B" w:rsidRDefault="00157A53" w:rsidP="0018434B">
      <w:pPr>
        <w:tabs>
          <w:tab w:val="left" w:pos="2385"/>
        </w:tabs>
        <w:spacing w:line="360" w:lineRule="auto"/>
        <w:rPr>
          <w:rFonts w:ascii="Times New Roman" w:eastAsia="Times New Roman" w:hAnsi="Times New Roman" w:cs="Times New Roman"/>
          <w:i/>
          <w:iCs/>
          <w:color w:val="000000" w:themeColor="text1"/>
          <w:sz w:val="32"/>
          <w:szCs w:val="32"/>
        </w:rPr>
      </w:pPr>
      <w:r>
        <w:rPr>
          <w:rFonts w:ascii="Times New Roman" w:eastAsia="Times New Roman" w:hAnsi="Times New Roman" w:cs="Times New Roman"/>
          <w:sz w:val="24"/>
          <w:szCs w:val="24"/>
        </w:rPr>
        <w:tab/>
      </w:r>
      <w:r>
        <w:rPr>
          <w:rFonts w:ascii="Times New Roman" w:eastAsia="Times New Roman" w:hAnsi="Times New Roman" w:cs="Times New Roman"/>
          <w:color w:val="538135" w:themeColor="accent6" w:themeShade="BF"/>
          <w:sz w:val="28"/>
          <w:szCs w:val="28"/>
          <w:u w:val="single"/>
        </w:rPr>
        <w:t>FILIERE</w:t>
      </w:r>
      <w:r w:rsidRPr="00EE5523">
        <w:rPr>
          <w:rFonts w:ascii="Times New Roman" w:eastAsia="Times New Roman" w:hAnsi="Times New Roman" w:cs="Times New Roman"/>
          <w:color w:val="538135" w:themeColor="accent6" w:themeShade="BF"/>
          <w:sz w:val="24"/>
          <w:szCs w:val="24"/>
        </w:rPr>
        <w:t> </w:t>
      </w:r>
      <w:r w:rsidRPr="00EE5523">
        <w:rPr>
          <w:rFonts w:ascii="Times New Roman" w:eastAsia="Times New Roman" w:hAnsi="Times New Roman" w:cs="Times New Roman"/>
          <w:color w:val="538135" w:themeColor="accent6" w:themeShade="BF"/>
          <w:sz w:val="28"/>
          <w:szCs w:val="28"/>
        </w:rPr>
        <w:t xml:space="preserve">: </w:t>
      </w:r>
      <w:r w:rsidRPr="0018434B">
        <w:rPr>
          <w:rFonts w:ascii="Times New Roman" w:eastAsia="Times New Roman" w:hAnsi="Times New Roman" w:cs="Times New Roman"/>
          <w:color w:val="538135" w:themeColor="accent6" w:themeShade="BF"/>
          <w:sz w:val="28"/>
          <w:szCs w:val="28"/>
        </w:rPr>
        <w:t>Informatique et Sciences du Numérique</w:t>
      </w:r>
    </w:p>
    <w:p w14:paraId="7DFA7F79" w14:textId="77777777" w:rsidR="00157A53" w:rsidRDefault="00157A53" w:rsidP="00E424FE">
      <w:pPr>
        <w:spacing w:line="360" w:lineRule="auto"/>
        <w:rPr>
          <w:rFonts w:ascii="Times New Roman" w:eastAsia="Times New Roman" w:hAnsi="Times New Roman" w:cs="Times New Roman"/>
          <w:sz w:val="24"/>
          <w:szCs w:val="24"/>
        </w:rPr>
      </w:pPr>
    </w:p>
    <w:p w14:paraId="0DF93C79" w14:textId="77777777" w:rsidR="00157A53" w:rsidRDefault="00157A53" w:rsidP="00E424FE">
      <w:pPr>
        <w:spacing w:line="360" w:lineRule="auto"/>
        <w:rPr>
          <w:rFonts w:ascii="Times New Roman" w:eastAsia="Times New Roman" w:hAnsi="Times New Roman" w:cs="Times New Roman"/>
          <w:sz w:val="24"/>
          <w:szCs w:val="24"/>
        </w:rPr>
      </w:pPr>
    </w:p>
    <w:p w14:paraId="2D9196A5" w14:textId="77777777" w:rsidR="00157A53" w:rsidRDefault="00157A53" w:rsidP="00E424FE">
      <w:pPr>
        <w:spacing w:line="360" w:lineRule="auto"/>
        <w:rPr>
          <w:rFonts w:ascii="Times New Roman" w:eastAsia="Times New Roman" w:hAnsi="Times New Roman" w:cs="Times New Roman"/>
          <w:sz w:val="24"/>
          <w:szCs w:val="24"/>
        </w:rPr>
      </w:pPr>
    </w:p>
    <w:p w14:paraId="454D039E" w14:textId="77777777" w:rsidR="00157A53" w:rsidRDefault="00157A53" w:rsidP="00E424FE">
      <w:pPr>
        <w:spacing w:line="360" w:lineRule="auto"/>
        <w:rPr>
          <w:rFonts w:ascii="Times New Roman" w:eastAsia="Times New Roman" w:hAnsi="Times New Roman" w:cs="Times New Roman"/>
          <w:sz w:val="24"/>
          <w:szCs w:val="24"/>
        </w:rPr>
      </w:pPr>
    </w:p>
    <w:p w14:paraId="3690AFC6" w14:textId="77777777" w:rsidR="00157A53" w:rsidRDefault="00157A53" w:rsidP="00E424FE">
      <w:pPr>
        <w:spacing w:line="360" w:lineRule="auto"/>
        <w:rPr>
          <w:rFonts w:ascii="Times New Roman" w:eastAsia="Times New Roman" w:hAnsi="Times New Roman" w:cs="Times New Roman"/>
          <w:sz w:val="24"/>
          <w:szCs w:val="24"/>
        </w:rPr>
      </w:pPr>
    </w:p>
    <w:p w14:paraId="67B3FD91" w14:textId="77777777" w:rsidR="00157A53" w:rsidRDefault="00157A53" w:rsidP="00E424FE">
      <w:pPr>
        <w:pStyle w:val="Paragraphedeliste"/>
        <w:ind w:left="0"/>
        <w:rPr>
          <w:b/>
          <w:bCs/>
        </w:rPr>
      </w:pPr>
    </w:p>
    <w:p w14:paraId="7F139E2E" w14:textId="77777777" w:rsidR="00157A53" w:rsidRDefault="00157A53" w:rsidP="00E424FE">
      <w:pPr>
        <w:pStyle w:val="Paragraphedeliste"/>
        <w:ind w:left="0"/>
        <w:rPr>
          <w:b/>
          <w:bCs/>
        </w:rPr>
      </w:pPr>
    </w:p>
    <w:p w14:paraId="2EA84A3E" w14:textId="77777777" w:rsidR="00157A53" w:rsidRDefault="00157A53" w:rsidP="00E424FE">
      <w:pPr>
        <w:pStyle w:val="Paragraphedeliste"/>
        <w:ind w:left="0"/>
        <w:rPr>
          <w:b/>
          <w:bCs/>
        </w:rPr>
      </w:pPr>
    </w:p>
    <w:p w14:paraId="0934E5FF" w14:textId="77777777" w:rsidR="00157A53" w:rsidRDefault="00157A53" w:rsidP="00E424FE">
      <w:pPr>
        <w:pStyle w:val="Paragraphedeliste"/>
        <w:ind w:left="0"/>
        <w:rPr>
          <w:b/>
          <w:bCs/>
        </w:rPr>
      </w:pPr>
    </w:p>
    <w:p w14:paraId="4D682753" w14:textId="77777777" w:rsidR="00157A53" w:rsidRDefault="00157A53" w:rsidP="00E424FE">
      <w:pPr>
        <w:pStyle w:val="Paragraphedeliste"/>
        <w:ind w:left="0"/>
        <w:rPr>
          <w:b/>
          <w:bCs/>
        </w:rPr>
      </w:pPr>
    </w:p>
    <w:p w14:paraId="2FB98421" w14:textId="77777777" w:rsidR="00157A53" w:rsidRDefault="00157A53" w:rsidP="00E424FE">
      <w:pPr>
        <w:pStyle w:val="Paragraphedeliste"/>
        <w:ind w:left="0"/>
        <w:rPr>
          <w:b/>
          <w:bCs/>
        </w:rPr>
      </w:pPr>
    </w:p>
    <w:p w14:paraId="7B0EABD1" w14:textId="77777777" w:rsidR="00157A53" w:rsidRDefault="00157A53" w:rsidP="00E424FE">
      <w:pPr>
        <w:pStyle w:val="Paragraphedeliste"/>
        <w:ind w:left="0"/>
        <w:rPr>
          <w:b/>
          <w:bCs/>
        </w:rPr>
      </w:pPr>
    </w:p>
    <w:p w14:paraId="7CE27C37" w14:textId="77777777" w:rsidR="00157A53" w:rsidRDefault="00157A53" w:rsidP="00E424FE">
      <w:pPr>
        <w:pStyle w:val="Paragraphedeliste"/>
        <w:ind w:left="0"/>
        <w:rPr>
          <w:b/>
          <w:bCs/>
        </w:rPr>
      </w:pPr>
    </w:p>
    <w:p w14:paraId="17C43D99" w14:textId="77777777" w:rsidR="00157A53" w:rsidRDefault="00157A53" w:rsidP="00E424FE">
      <w:pPr>
        <w:pStyle w:val="Paragraphedeliste"/>
        <w:ind w:left="0"/>
        <w:rPr>
          <w:b/>
          <w:bCs/>
        </w:rPr>
      </w:pPr>
    </w:p>
    <w:p w14:paraId="5E7BD48C" w14:textId="77777777" w:rsidR="00157A53" w:rsidRDefault="00157A53" w:rsidP="00E424FE">
      <w:pPr>
        <w:pStyle w:val="Paragraphedeliste"/>
        <w:ind w:left="0"/>
        <w:rPr>
          <w:b/>
          <w:bCs/>
        </w:rPr>
      </w:pPr>
    </w:p>
    <w:p w14:paraId="4F95E104" w14:textId="77777777" w:rsidR="00157A53" w:rsidRDefault="00157A53" w:rsidP="00E424FE">
      <w:pPr>
        <w:pStyle w:val="Paragraphedeliste"/>
        <w:ind w:left="0"/>
        <w:rPr>
          <w:b/>
          <w:bCs/>
        </w:rPr>
      </w:pPr>
    </w:p>
    <w:p w14:paraId="43E62E58" w14:textId="77777777" w:rsidR="00157A53" w:rsidRDefault="00157A53" w:rsidP="00E424FE">
      <w:pPr>
        <w:pStyle w:val="Paragraphedeliste"/>
        <w:ind w:left="0"/>
        <w:rPr>
          <w:b/>
          <w:bCs/>
        </w:rPr>
      </w:pPr>
    </w:p>
    <w:p w14:paraId="708CC247" w14:textId="77777777" w:rsidR="00157A53" w:rsidRDefault="00157A53" w:rsidP="00E424FE">
      <w:pPr>
        <w:pStyle w:val="Paragraphedeliste"/>
        <w:ind w:left="0"/>
        <w:rPr>
          <w:b/>
          <w:bCs/>
        </w:rPr>
      </w:pPr>
    </w:p>
    <w:p w14:paraId="6306159A" w14:textId="77777777" w:rsidR="00157A53" w:rsidRPr="00B75D8F" w:rsidRDefault="00157A53" w:rsidP="00B75D8F">
      <w:pPr>
        <w:spacing w:line="36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25824" behindDoc="1" locked="0" layoutInCell="1" allowOverlap="1" wp14:anchorId="0C3C160B" wp14:editId="78266328">
                <wp:simplePos x="0" y="0"/>
                <wp:positionH relativeFrom="page">
                  <wp:posOffset>4610100</wp:posOffset>
                </wp:positionH>
                <wp:positionV relativeFrom="page">
                  <wp:posOffset>9442450</wp:posOffset>
                </wp:positionV>
                <wp:extent cx="2476500" cy="410210"/>
                <wp:effectExtent l="0" t="0" r="0" b="8890"/>
                <wp:wrapNone/>
                <wp:docPr id="26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12989" w14:textId="2F929D5F" w:rsidR="00157A53" w:rsidRPr="00F96C2C" w:rsidRDefault="00157A53" w:rsidP="00E424FE">
                            <w:pPr>
                              <w:spacing w:line="265" w:lineRule="exact"/>
                              <w:ind w:left="20"/>
                              <w:rPr>
                                <w:rFonts w:ascii="Times New Roman" w:eastAsia="Times New Roman" w:hAnsi="Times New Roman" w:cs="Times New Roman"/>
                                <w:sz w:val="24"/>
                                <w:szCs w:val="24"/>
                              </w:rPr>
                            </w:pPr>
                            <w:r>
                              <w:rPr>
                                <w:rFonts w:ascii="Times New Roman" w:hAnsi="Times New Roman" w:cs="Times New Roman"/>
                                <w:b/>
                                <w:color w:val="231F20"/>
                                <w:sz w:val="24"/>
                              </w:rPr>
                              <w:t xml:space="preserve">M. </w:t>
                            </w:r>
                            <w:del w:id="0" w:author="Dr KROA" w:date="2024-08-09T22:20:00Z">
                              <w:r w:rsidRPr="00B75D8F" w:rsidDel="005E7265">
                                <w:rPr>
                                  <w:rFonts w:ascii="Times New Roman" w:hAnsi="Times New Roman" w:cs="Times New Roman"/>
                                  <w:b/>
                                  <w:color w:val="231F20"/>
                                  <w:sz w:val="24"/>
                                </w:rPr>
                                <w:delText xml:space="preserve">Kouadio </w:delText>
                              </w:r>
                            </w:del>
                            <w:ins w:id="1" w:author="Dr KROA" w:date="2024-08-09T22:20:00Z">
                              <w:r w:rsidR="005E7265">
                                <w:rPr>
                                  <w:rFonts w:ascii="Times New Roman" w:hAnsi="Times New Roman" w:cs="Times New Roman"/>
                                  <w:b/>
                                  <w:color w:val="231F20"/>
                                  <w:sz w:val="24"/>
                                </w:rPr>
                                <w:t>KOUADIO</w:t>
                              </w:r>
                              <w:r w:rsidR="005E7265" w:rsidRPr="00B75D8F">
                                <w:rPr>
                                  <w:rFonts w:ascii="Times New Roman" w:hAnsi="Times New Roman" w:cs="Times New Roman"/>
                                  <w:b/>
                                  <w:color w:val="231F20"/>
                                  <w:sz w:val="24"/>
                                </w:rPr>
                                <w:t xml:space="preserve"> </w:t>
                              </w:r>
                            </w:ins>
                            <w:proofErr w:type="spellStart"/>
                            <w:r w:rsidRPr="00B75D8F">
                              <w:rPr>
                                <w:rFonts w:ascii="Times New Roman" w:hAnsi="Times New Roman" w:cs="Times New Roman"/>
                                <w:b/>
                                <w:color w:val="231F20"/>
                                <w:sz w:val="24"/>
                              </w:rPr>
                              <w:t>Yobouet</w:t>
                            </w:r>
                            <w:proofErr w:type="spellEnd"/>
                            <w:r w:rsidRPr="00B75D8F">
                              <w:rPr>
                                <w:rFonts w:ascii="Times New Roman" w:hAnsi="Times New Roman" w:cs="Times New Roman"/>
                                <w:b/>
                                <w:color w:val="231F20"/>
                                <w:sz w:val="24"/>
                              </w:rPr>
                              <w:t xml:space="preserve"> Marius Parfait</w:t>
                            </w:r>
                            <w:ins w:id="2" w:author="Dr KROA" w:date="2024-08-09T22:20:00Z">
                              <w:r w:rsidR="005E7265">
                                <w:rPr>
                                  <w:rFonts w:ascii="Times New Roman" w:hAnsi="Times New Roman" w:cs="Times New Roman"/>
                                  <w:b/>
                                  <w:color w:val="231F20"/>
                                  <w:sz w:val="24"/>
                                </w:rPr>
                                <w:t xml:space="preserve">, </w:t>
                              </w:r>
                            </w:ins>
                            <w:ins w:id="3" w:author="Dr KROA" w:date="2024-08-09T22:21:00Z">
                              <w:r w:rsidR="005E7265">
                                <w:rPr>
                                  <w:sz w:val="28"/>
                                  <w:szCs w:val="28"/>
                                </w:rPr>
                                <w:t>T</w:t>
                              </w:r>
                            </w:ins>
                            <w:ins w:id="4" w:author="Dr KROA" w:date="2024-08-09T22:20:00Z">
                              <w:r w:rsidR="005E7265">
                                <w:rPr>
                                  <w:sz w:val="28"/>
                                  <w:szCs w:val="28"/>
                                </w:rPr>
                                <w:t>uteur</w:t>
                              </w:r>
                            </w:ins>
                            <w:ins w:id="5" w:author="Dr KROA" w:date="2024-08-09T22:21:00Z">
                              <w:r w:rsidR="005E7265">
                                <w:rPr>
                                  <w:sz w:val="28"/>
                                  <w:szCs w:val="28"/>
                                </w:rPr>
                                <w:t xml:space="preserve"> PCT-UVCI</w:t>
                              </w:r>
                            </w:ins>
                            <w:ins w:id="6" w:author="Dr KROA" w:date="2024-08-09T22:20:00Z">
                              <w:r w:rsidR="005E7265">
                                <w:rPr>
                                  <w:sz w:val="28"/>
                                  <w:szCs w:val="28"/>
                                </w:rPr>
                                <w:t> </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C160B" id="Text Box 10" o:spid="_x0000_s1031" type="#_x0000_t202" style="position:absolute;margin-left:363pt;margin-top:743.5pt;width:195pt;height:32.3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" filled="f" stroked="f">
                <v:textbox inset="0,0,0,0">
                  <w:txbxContent>
                    <w:p w14:paraId="3BB12989" w14:textId="2F929D5F" w:rsidR="00157A53" w:rsidRPr="00F96C2C" w:rsidRDefault="00157A53" w:rsidP="00E424FE">
                      <w:pPr>
                        <w:spacing w:line="265" w:lineRule="exact"/>
                        <w:ind w:left="20"/>
                        <w:rPr>
                          <w:rFonts w:ascii="Times New Roman" w:eastAsia="Times New Roman" w:hAnsi="Times New Roman" w:cs="Times New Roman"/>
                          <w:sz w:val="24"/>
                          <w:szCs w:val="24"/>
                        </w:rPr>
                      </w:pPr>
                      <w:r>
                        <w:rPr>
                          <w:rFonts w:ascii="Times New Roman" w:hAnsi="Times New Roman" w:cs="Times New Roman"/>
                          <w:b/>
                          <w:color w:val="231F20"/>
                          <w:sz w:val="24"/>
                        </w:rPr>
                        <w:t xml:space="preserve">M. </w:t>
                      </w:r>
                      <w:del w:id="7" w:author="Dr KROA" w:date="2024-08-09T22:20:00Z">
                        <w:r w:rsidRPr="00B75D8F" w:rsidDel="005E7265">
                          <w:rPr>
                            <w:rFonts w:ascii="Times New Roman" w:hAnsi="Times New Roman" w:cs="Times New Roman"/>
                            <w:b/>
                            <w:color w:val="231F20"/>
                            <w:sz w:val="24"/>
                          </w:rPr>
                          <w:delText xml:space="preserve">Kouadio </w:delText>
                        </w:r>
                      </w:del>
                      <w:ins w:id="8" w:author="Dr KROA" w:date="2024-08-09T22:20:00Z">
                        <w:r w:rsidR="005E7265">
                          <w:rPr>
                            <w:rFonts w:ascii="Times New Roman" w:hAnsi="Times New Roman" w:cs="Times New Roman"/>
                            <w:b/>
                            <w:color w:val="231F20"/>
                            <w:sz w:val="24"/>
                          </w:rPr>
                          <w:t>KOUADIO</w:t>
                        </w:r>
                        <w:r w:rsidR="005E7265" w:rsidRPr="00B75D8F">
                          <w:rPr>
                            <w:rFonts w:ascii="Times New Roman" w:hAnsi="Times New Roman" w:cs="Times New Roman"/>
                            <w:b/>
                            <w:color w:val="231F20"/>
                            <w:sz w:val="24"/>
                          </w:rPr>
                          <w:t xml:space="preserve"> </w:t>
                        </w:r>
                      </w:ins>
                      <w:proofErr w:type="spellStart"/>
                      <w:r w:rsidRPr="00B75D8F">
                        <w:rPr>
                          <w:rFonts w:ascii="Times New Roman" w:hAnsi="Times New Roman" w:cs="Times New Roman"/>
                          <w:b/>
                          <w:color w:val="231F20"/>
                          <w:sz w:val="24"/>
                        </w:rPr>
                        <w:t>Yobouet</w:t>
                      </w:r>
                      <w:proofErr w:type="spellEnd"/>
                      <w:r w:rsidRPr="00B75D8F">
                        <w:rPr>
                          <w:rFonts w:ascii="Times New Roman" w:hAnsi="Times New Roman" w:cs="Times New Roman"/>
                          <w:b/>
                          <w:color w:val="231F20"/>
                          <w:sz w:val="24"/>
                        </w:rPr>
                        <w:t xml:space="preserve"> Marius Parfait</w:t>
                      </w:r>
                      <w:ins w:id="9" w:author="Dr KROA" w:date="2024-08-09T22:20:00Z">
                        <w:r w:rsidR="005E7265">
                          <w:rPr>
                            <w:rFonts w:ascii="Times New Roman" w:hAnsi="Times New Roman" w:cs="Times New Roman"/>
                            <w:b/>
                            <w:color w:val="231F20"/>
                            <w:sz w:val="24"/>
                          </w:rPr>
                          <w:t xml:space="preserve">, </w:t>
                        </w:r>
                      </w:ins>
                      <w:ins w:id="10" w:author="Dr KROA" w:date="2024-08-09T22:21:00Z">
                        <w:r w:rsidR="005E7265">
                          <w:rPr>
                            <w:sz w:val="28"/>
                            <w:szCs w:val="28"/>
                          </w:rPr>
                          <w:t>T</w:t>
                        </w:r>
                      </w:ins>
                      <w:ins w:id="11" w:author="Dr KROA" w:date="2024-08-09T22:20:00Z">
                        <w:r w:rsidR="005E7265">
                          <w:rPr>
                            <w:sz w:val="28"/>
                            <w:szCs w:val="28"/>
                          </w:rPr>
                          <w:t>uteur</w:t>
                        </w:r>
                      </w:ins>
                      <w:ins w:id="12" w:author="Dr KROA" w:date="2024-08-09T22:21:00Z">
                        <w:r w:rsidR="005E7265">
                          <w:rPr>
                            <w:sz w:val="28"/>
                            <w:szCs w:val="28"/>
                          </w:rPr>
                          <w:t xml:space="preserve"> PCT-UVCI</w:t>
                        </w:r>
                      </w:ins>
                      <w:ins w:id="13" w:author="Dr KROA" w:date="2024-08-09T22:20:00Z">
                        <w:r w:rsidR="005E7265">
                          <w:rPr>
                            <w:sz w:val="28"/>
                            <w:szCs w:val="28"/>
                          </w:rPr>
                          <w:t> </w:t>
                        </w:r>
                      </w:ins>
                    </w:p>
                  </w:txbxContent>
                </v:textbox>
                <w10:wrap anchorx="page" anchory="page"/>
              </v:shape>
            </w:pict>
          </mc:Fallback>
        </mc:AlternateContent>
      </w:r>
      <w:r>
        <w:rPr>
          <w:noProof/>
        </w:rPr>
        <mc:AlternateContent>
          <mc:Choice Requires="wps">
            <w:drawing>
              <wp:anchor distT="0" distB="0" distL="114300" distR="114300" simplePos="0" relativeHeight="251726848" behindDoc="1" locked="0" layoutInCell="1" allowOverlap="1" wp14:anchorId="73B6FA74" wp14:editId="4DB316F8">
                <wp:simplePos x="0" y="0"/>
                <wp:positionH relativeFrom="page">
                  <wp:posOffset>1183005</wp:posOffset>
                </wp:positionH>
                <wp:positionV relativeFrom="page">
                  <wp:posOffset>9368155</wp:posOffset>
                </wp:positionV>
                <wp:extent cx="2729230" cy="307340"/>
                <wp:effectExtent l="0" t="2540" r="4445" b="4445"/>
                <wp:wrapNone/>
                <wp:docPr id="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351A1" w14:textId="77777777" w:rsidR="00157A53" w:rsidRPr="008732FE" w:rsidRDefault="00157A53" w:rsidP="00157A53">
                            <w:pPr>
                              <w:pStyle w:val="TableParagraph"/>
                              <w:numPr>
                                <w:ilvl w:val="0"/>
                                <w:numId w:val="12"/>
                              </w:numPr>
                              <w:autoSpaceDE/>
                              <w:autoSpaceDN/>
                              <w:spacing w:line="265" w:lineRule="exact"/>
                              <w:ind w:left="284" w:hanging="218"/>
                              <w:rPr>
                                <w:sz w:val="24"/>
                                <w:szCs w:val="24"/>
                              </w:rPr>
                            </w:pPr>
                            <w:r>
                              <w:rPr>
                                <w:b/>
                                <w:color w:val="231F20"/>
                                <w:sz w:val="24"/>
                              </w:rPr>
                              <w:t xml:space="preserve">Entreprise </w:t>
                            </w:r>
                            <w:r>
                              <w:rPr>
                                <w:b/>
                                <w:color w:val="FF0000"/>
                                <w:sz w:val="24"/>
                              </w:rPr>
                              <w:t>43</w:t>
                            </w:r>
                          </w:p>
                          <w:p w14:paraId="2CAF38CC" w14:textId="77777777" w:rsidR="00157A53" w:rsidRPr="008732FE" w:rsidRDefault="00157A53" w:rsidP="00E424FE">
                            <w:pPr>
                              <w:pStyle w:val="Corpsdetexte"/>
                              <w:spacing w:line="420" w:lineRule="atLeast"/>
                              <w:ind w:right="1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6FA74" id="Text Box 11" o:spid="_x0000_s1032" type="#_x0000_t202" style="position:absolute;margin-left:93.15pt;margin-top:737.65pt;width:214.9pt;height:24.2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" filled="f" stroked="f">
                <v:textbox inset="0,0,0,0">
                  <w:txbxContent>
                    <w:p w14:paraId="169351A1" w14:textId="77777777" w:rsidR="00157A53" w:rsidRPr="008732FE" w:rsidRDefault="00157A53" w:rsidP="00157A53">
                      <w:pPr>
                        <w:pStyle w:val="TableParagraph"/>
                        <w:numPr>
                          <w:ilvl w:val="0"/>
                          <w:numId w:val="12"/>
                        </w:numPr>
                        <w:autoSpaceDE/>
                        <w:autoSpaceDN/>
                        <w:spacing w:line="265" w:lineRule="exact"/>
                        <w:ind w:left="284" w:hanging="218"/>
                        <w:rPr>
                          <w:sz w:val="24"/>
                          <w:szCs w:val="24"/>
                        </w:rPr>
                      </w:pPr>
                      <w:r>
                        <w:rPr>
                          <w:b/>
                          <w:color w:val="231F20"/>
                          <w:sz w:val="24"/>
                        </w:rPr>
                        <w:t xml:space="preserve">Entreprise </w:t>
                      </w:r>
                      <w:r>
                        <w:rPr>
                          <w:b/>
                          <w:color w:val="FF0000"/>
                          <w:sz w:val="24"/>
                        </w:rPr>
                        <w:t>43</w:t>
                      </w:r>
                    </w:p>
                    <w:p w14:paraId="2CAF38CC" w14:textId="77777777" w:rsidR="00157A53" w:rsidRPr="008732FE" w:rsidRDefault="00157A53" w:rsidP="00E424FE">
                      <w:pPr>
                        <w:pStyle w:val="Corpsdetexte"/>
                        <w:spacing w:line="420" w:lineRule="atLeast"/>
                        <w:ind w:right="17"/>
                      </w:pPr>
                    </w:p>
                  </w:txbxContent>
                </v:textbox>
                <w10:wrap anchorx="page" anchory="page"/>
              </v:shape>
            </w:pict>
          </mc:Fallback>
        </mc:AlternateContent>
      </w:r>
    </w:p>
    <w:p w14:paraId="7B779FDD" w14:textId="79A9D80A" w:rsidR="00157A53" w:rsidRPr="0018434B" w:rsidRDefault="005E7265" w:rsidP="0018434B">
      <w:pPr>
        <w:pStyle w:val="Titre3"/>
        <w:ind w:left="0"/>
      </w:pPr>
      <w:bookmarkStart w:id="14" w:name="_3rdcrjn" w:colFirst="0" w:colLast="0"/>
      <w:bookmarkEnd w:id="14"/>
      <w:r>
        <w:rPr>
          <w:noProof/>
        </w:rPr>
        <mc:AlternateContent>
          <mc:Choice Requires="wps">
            <w:drawing>
              <wp:anchor distT="0" distB="0" distL="114300" distR="114300" simplePos="0" relativeHeight="251723776" behindDoc="1" locked="0" layoutInCell="1" allowOverlap="1" wp14:anchorId="0F30F82A" wp14:editId="3F88892B">
                <wp:simplePos x="0" y="0"/>
                <wp:positionH relativeFrom="page">
                  <wp:posOffset>4257675</wp:posOffset>
                </wp:positionH>
                <wp:positionV relativeFrom="page">
                  <wp:posOffset>8527415</wp:posOffset>
                </wp:positionV>
                <wp:extent cx="2383790" cy="635635"/>
                <wp:effectExtent l="0" t="0" r="16510" b="12065"/>
                <wp:wrapNone/>
                <wp:docPr id="2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4A9B9" w14:textId="68292B10" w:rsidR="00157A53" w:rsidRPr="00CD67C1" w:rsidRDefault="00157A53" w:rsidP="00E424FE">
                            <w:pPr>
                              <w:pStyle w:val="Corpsdetexte"/>
                              <w:spacing w:line="420" w:lineRule="atLeast"/>
                              <w:ind w:right="17"/>
                              <w:jc w:val="center"/>
                              <w:rPr>
                                <w:sz w:val="28"/>
                                <w:szCs w:val="28"/>
                              </w:rPr>
                            </w:pPr>
                            <w:r>
                              <w:rPr>
                                <w:sz w:val="28"/>
                                <w:szCs w:val="28"/>
                              </w:rPr>
                              <w:t>Sous la supervision</w:t>
                            </w:r>
                            <w:ins w:id="15" w:author="Dr KROA" w:date="2024-08-09T22:20:00Z">
                              <w:r w:rsidR="005E7265">
                                <w:rPr>
                                  <w:sz w:val="28"/>
                                  <w:szCs w:val="28"/>
                                </w:rPr>
                                <w:t xml:space="preserve"> de </w:t>
                              </w:r>
                            </w:ins>
                            <w:del w:id="16" w:author="Dr KROA" w:date="2024-08-09T22:20:00Z">
                              <w:r w:rsidDel="005E7265">
                                <w:rPr>
                                  <w:sz w:val="28"/>
                                  <w:szCs w:val="28"/>
                                </w:rPr>
                                <w:delText xml:space="preserve"> </w:delText>
                              </w:r>
                            </w:del>
                            <w:proofErr w:type="spellStart"/>
                            <w:r>
                              <w:rPr>
                                <w:sz w:val="28"/>
                                <w:szCs w:val="28"/>
                              </w:rPr>
                              <w:t>du</w:t>
                            </w:r>
                            <w:proofErr w:type="spellEnd"/>
                            <w:del w:id="17" w:author="Dr KROA" w:date="2024-08-09T22:20:00Z">
                              <w:r w:rsidDel="005E7265">
                                <w:rPr>
                                  <w:sz w:val="28"/>
                                  <w:szCs w:val="28"/>
                                </w:rPr>
                                <w:delText xml:space="preserve"> tuteur </w:delText>
                              </w:r>
                            </w:del>
                            <w:r>
                              <w:rPr>
                                <w:sz w:val="28"/>
                                <w:szCs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0F82A" id="Text Box 7" o:spid="_x0000_s1033" type="#_x0000_t202" style="position:absolute;margin-left:335.25pt;margin-top:671.45pt;width:187.7pt;height:50.0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" filled="f" stroked="f">
                <v:textbox inset="0,0,0,0">
                  <w:txbxContent>
                    <w:p w14:paraId="3FB4A9B9" w14:textId="68292B10" w:rsidR="00157A53" w:rsidRPr="00CD67C1" w:rsidRDefault="00157A53" w:rsidP="00E424FE">
                      <w:pPr>
                        <w:pStyle w:val="Corpsdetexte"/>
                        <w:spacing w:line="420" w:lineRule="atLeast"/>
                        <w:ind w:right="17"/>
                        <w:jc w:val="center"/>
                        <w:rPr>
                          <w:sz w:val="28"/>
                          <w:szCs w:val="28"/>
                        </w:rPr>
                      </w:pPr>
                      <w:r>
                        <w:rPr>
                          <w:sz w:val="28"/>
                          <w:szCs w:val="28"/>
                        </w:rPr>
                        <w:t>Sous la supervision</w:t>
                      </w:r>
                      <w:ins w:id="18" w:author="Dr KROA" w:date="2024-08-09T22:20:00Z">
                        <w:r w:rsidR="005E7265">
                          <w:rPr>
                            <w:sz w:val="28"/>
                            <w:szCs w:val="28"/>
                          </w:rPr>
                          <w:t xml:space="preserve"> de </w:t>
                        </w:r>
                      </w:ins>
                      <w:del w:id="19" w:author="Dr KROA" w:date="2024-08-09T22:20:00Z">
                        <w:r w:rsidDel="005E7265">
                          <w:rPr>
                            <w:sz w:val="28"/>
                            <w:szCs w:val="28"/>
                          </w:rPr>
                          <w:delText xml:space="preserve"> </w:delText>
                        </w:r>
                      </w:del>
                      <w:proofErr w:type="spellStart"/>
                      <w:r>
                        <w:rPr>
                          <w:sz w:val="28"/>
                          <w:szCs w:val="28"/>
                        </w:rPr>
                        <w:t>du</w:t>
                      </w:r>
                      <w:proofErr w:type="spellEnd"/>
                      <w:del w:id="20" w:author="Dr KROA" w:date="2024-08-09T22:20:00Z">
                        <w:r w:rsidDel="005E7265">
                          <w:rPr>
                            <w:sz w:val="28"/>
                            <w:szCs w:val="28"/>
                          </w:rPr>
                          <w:delText xml:space="preserve"> tuteur </w:delText>
                        </w:r>
                      </w:del>
                      <w:r>
                        <w:rPr>
                          <w:sz w:val="28"/>
                          <w:szCs w:val="28"/>
                        </w:rPr>
                        <w:t>:</w:t>
                      </w:r>
                    </w:p>
                  </w:txbxContent>
                </v:textbox>
                <w10:wrap anchorx="page" anchory="page"/>
              </v:shape>
            </w:pict>
          </mc:Fallback>
        </mc:AlternateContent>
      </w:r>
    </w:p>
    <w:p w14:paraId="5C3BB12D" w14:textId="1365367F" w:rsidR="003C277A" w:rsidRDefault="003C277A" w:rsidP="00157A53">
      <w:pPr>
        <w:spacing w:line="360" w:lineRule="auto"/>
        <w:rPr>
          <w:rFonts w:ascii="Times New Normal" w:hAnsi="Times New Normal"/>
          <w:b/>
          <w:bCs/>
          <w:sz w:val="24"/>
          <w:szCs w:val="24"/>
          <w:u w:val="single"/>
        </w:rPr>
      </w:pPr>
    </w:p>
    <w:p w14:paraId="66A344B8" w14:textId="387FE4DF" w:rsidR="003C277A" w:rsidRDefault="00C15C74" w:rsidP="00EB5C21">
      <w:pPr>
        <w:spacing w:line="360" w:lineRule="auto"/>
        <w:jc w:val="center"/>
        <w:rPr>
          <w:rFonts w:ascii="Times New Normal" w:hAnsi="Times New Normal"/>
          <w:b/>
          <w:bCs/>
          <w:sz w:val="24"/>
          <w:szCs w:val="24"/>
          <w:u w:val="single"/>
        </w:rPr>
      </w:pPr>
      <w:commentRangeStart w:id="21"/>
      <w:commentRangeEnd w:id="21"/>
      <w:r>
        <w:rPr>
          <w:rStyle w:val="Marquedecommentaire"/>
        </w:rPr>
        <w:commentReference w:id="21"/>
      </w:r>
    </w:p>
    <w:p w14:paraId="32EE300E" w14:textId="77777777" w:rsidR="003C277A" w:rsidRDefault="003C277A" w:rsidP="00157A53">
      <w:pPr>
        <w:spacing w:line="360" w:lineRule="auto"/>
        <w:rPr>
          <w:rFonts w:ascii="Times New Normal" w:hAnsi="Times New Normal"/>
          <w:b/>
          <w:bCs/>
          <w:sz w:val="24"/>
          <w:szCs w:val="24"/>
          <w:u w:val="single"/>
        </w:rPr>
      </w:pPr>
    </w:p>
    <w:p w14:paraId="2562173C" w14:textId="577357AB" w:rsidR="000643EE" w:rsidRDefault="00AE03F1" w:rsidP="00EB5C2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7872" behindDoc="0" locked="0" layoutInCell="1" allowOverlap="1" wp14:anchorId="7EF71508" wp14:editId="6A506DC3">
                <wp:simplePos x="0" y="0"/>
                <wp:positionH relativeFrom="margin">
                  <wp:align>center</wp:align>
                </wp:positionH>
                <wp:positionV relativeFrom="paragraph">
                  <wp:posOffset>281305</wp:posOffset>
                </wp:positionV>
                <wp:extent cx="2120900" cy="838200"/>
                <wp:effectExtent l="0" t="19050" r="12700" b="19050"/>
                <wp:wrapNone/>
                <wp:docPr id="256" name="Parchemin : horizontal 256"/>
                <wp:cNvGraphicFramePr/>
                <a:graphic xmlns:a="http://schemas.openxmlformats.org/drawingml/2006/main">
                  <a:graphicData uri="http://schemas.microsoft.com/office/word/2010/wordprocessingShape">
                    <wps:wsp>
                      <wps:cNvSpPr/>
                      <wps:spPr>
                        <a:xfrm>
                          <a:off x="0" y="0"/>
                          <a:ext cx="2120900" cy="838200"/>
                        </a:xfrm>
                        <a:prstGeom prst="horizontalScrol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360186" w14:textId="3622B830" w:rsidR="00AE03F1" w:rsidRPr="00AE03F1" w:rsidRDefault="00AE03F1" w:rsidP="00E47699">
                            <w:pPr>
                              <w:spacing w:line="360" w:lineRule="auto"/>
                              <w:jc w:val="center"/>
                              <w:rPr>
                                <w:rFonts w:ascii="Times New Normal" w:hAnsi="Times New Normal"/>
                                <w:b/>
                                <w:bCs/>
                                <w:color w:val="000000" w:themeColor="text1"/>
                                <w:sz w:val="24"/>
                                <w:szCs w:val="24"/>
                                <w:u w:val="single"/>
                              </w:rPr>
                            </w:pPr>
                            <w:r w:rsidRPr="00AE03F1">
                              <w:rPr>
                                <w:rFonts w:ascii="Times New Normal" w:hAnsi="Times New Normal"/>
                                <w:b/>
                                <w:bCs/>
                                <w:color w:val="000000" w:themeColor="text1"/>
                                <w:sz w:val="24"/>
                                <w:szCs w:val="24"/>
                                <w:u w:val="single"/>
                              </w:rPr>
                              <w:t>Remerciement</w:t>
                            </w:r>
                            <w:ins w:id="22" w:author="Dr KROA" w:date="2024-08-09T22:23:00Z">
                              <w:r w:rsidR="005E7265">
                                <w:rPr>
                                  <w:rFonts w:ascii="Times New Normal" w:hAnsi="Times New Normal"/>
                                  <w:b/>
                                  <w:bCs/>
                                  <w:color w:val="000000" w:themeColor="text1"/>
                                  <w:sz w:val="24"/>
                                  <w:szCs w:val="24"/>
                                  <w:u w:val="single"/>
                                </w:rPr>
                                <w:t>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7150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56" o:spid="_x0000_s1034" type="#_x0000_t98" style="position:absolute;margin-left:0;margin-top:22.15pt;width:167pt;height:6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" fillcolor="white [3212]" strokecolor="#1f4d78 [1604]" strokeweight="1pt">
                <v:stroke joinstyle="miter"/>
                <v:textbox>
                  <w:txbxContent>
                    <w:p w14:paraId="00360186" w14:textId="3622B830" w:rsidR="00AE03F1" w:rsidRPr="00AE03F1" w:rsidRDefault="00AE03F1" w:rsidP="00E47699">
                      <w:pPr>
                        <w:spacing w:line="360" w:lineRule="auto"/>
                        <w:jc w:val="center"/>
                        <w:rPr>
                          <w:rFonts w:ascii="Times New Normal" w:hAnsi="Times New Normal"/>
                          <w:b/>
                          <w:bCs/>
                          <w:color w:val="000000" w:themeColor="text1"/>
                          <w:sz w:val="24"/>
                          <w:szCs w:val="24"/>
                          <w:u w:val="single"/>
                        </w:rPr>
                      </w:pPr>
                      <w:r w:rsidRPr="00AE03F1">
                        <w:rPr>
                          <w:rFonts w:ascii="Times New Normal" w:hAnsi="Times New Normal"/>
                          <w:b/>
                          <w:bCs/>
                          <w:color w:val="000000" w:themeColor="text1"/>
                          <w:sz w:val="24"/>
                          <w:szCs w:val="24"/>
                          <w:u w:val="single"/>
                        </w:rPr>
                        <w:t>Remerciement</w:t>
                      </w:r>
                      <w:ins w:id="23" w:author="Dr KROA" w:date="2024-08-09T22:23:00Z">
                        <w:r w:rsidR="005E7265">
                          <w:rPr>
                            <w:rFonts w:ascii="Times New Normal" w:hAnsi="Times New Normal"/>
                            <w:b/>
                            <w:bCs/>
                            <w:color w:val="000000" w:themeColor="text1"/>
                            <w:sz w:val="24"/>
                            <w:szCs w:val="24"/>
                            <w:u w:val="single"/>
                          </w:rPr>
                          <w:t>s</w:t>
                        </w:r>
                      </w:ins>
                    </w:p>
                  </w:txbxContent>
                </v:textbox>
                <w10:wrap anchorx="margin"/>
              </v:shape>
            </w:pict>
          </mc:Fallback>
        </mc:AlternateContent>
      </w:r>
    </w:p>
    <w:p w14:paraId="4DB5EC01" w14:textId="572BD168" w:rsidR="00AE03F1" w:rsidRDefault="00AE03F1" w:rsidP="00EB5C21">
      <w:pPr>
        <w:spacing w:line="360" w:lineRule="auto"/>
        <w:rPr>
          <w:rFonts w:ascii="Times New Roman" w:hAnsi="Times New Roman" w:cs="Times New Roman"/>
          <w:sz w:val="24"/>
          <w:szCs w:val="24"/>
        </w:rPr>
      </w:pPr>
    </w:p>
    <w:p w14:paraId="470D63F7" w14:textId="67C0C4C2" w:rsidR="00AE03F1" w:rsidRDefault="00AE03F1" w:rsidP="00EB5C21">
      <w:pPr>
        <w:spacing w:line="360" w:lineRule="auto"/>
        <w:rPr>
          <w:rFonts w:ascii="Times New Roman" w:hAnsi="Times New Roman" w:cs="Times New Roman"/>
          <w:sz w:val="24"/>
          <w:szCs w:val="24"/>
        </w:rPr>
      </w:pPr>
    </w:p>
    <w:p w14:paraId="694931FF" w14:textId="2A8FB918" w:rsidR="00AE03F1" w:rsidRDefault="00AE03F1" w:rsidP="00EB5C21">
      <w:pPr>
        <w:spacing w:line="360" w:lineRule="auto"/>
        <w:rPr>
          <w:rFonts w:ascii="Times New Roman" w:hAnsi="Times New Roman" w:cs="Times New Roman"/>
          <w:sz w:val="24"/>
          <w:szCs w:val="24"/>
        </w:rPr>
      </w:pPr>
    </w:p>
    <w:p w14:paraId="66BC8CBB" w14:textId="6A6FD8EB" w:rsidR="00E47699" w:rsidRDefault="00E47699" w:rsidP="00EB5C21">
      <w:pPr>
        <w:spacing w:line="360" w:lineRule="auto"/>
        <w:rPr>
          <w:rFonts w:ascii="Times New Roman" w:hAnsi="Times New Roman" w:cs="Times New Roman"/>
          <w:sz w:val="24"/>
          <w:szCs w:val="24"/>
        </w:rPr>
      </w:pPr>
    </w:p>
    <w:p w14:paraId="5FE19A4B" w14:textId="77777777" w:rsidR="00E47699" w:rsidRPr="00EB5C21" w:rsidRDefault="00E47699" w:rsidP="00EB5C21">
      <w:pPr>
        <w:spacing w:line="360" w:lineRule="auto"/>
        <w:rPr>
          <w:rFonts w:ascii="Times New Roman" w:hAnsi="Times New Roman" w:cs="Times New Roman"/>
          <w:sz w:val="24"/>
          <w:szCs w:val="24"/>
        </w:rPr>
      </w:pPr>
    </w:p>
    <w:p w14:paraId="3F2226F3" w14:textId="149CA141" w:rsidR="000643EE" w:rsidRPr="00EB5C21" w:rsidRDefault="000643EE" w:rsidP="00EB5C21">
      <w:pPr>
        <w:pStyle w:val="Sansinterligne"/>
        <w:spacing w:line="360" w:lineRule="auto"/>
        <w:jc w:val="both"/>
        <w:rPr>
          <w:rFonts w:ascii="Times New Normal" w:hAnsi="Times New Normal" w:cs="Arial"/>
          <w:sz w:val="24"/>
          <w:szCs w:val="24"/>
        </w:rPr>
      </w:pPr>
      <w:commentRangeStart w:id="24"/>
      <w:r w:rsidRPr="00EB5C21">
        <w:rPr>
          <w:rFonts w:ascii="Times New Roman" w:hAnsi="Times New Roman" w:cs="Times New Roman"/>
          <w:sz w:val="24"/>
          <w:szCs w:val="24"/>
        </w:rPr>
        <w:t>Nous</w:t>
      </w:r>
      <w:commentRangeEnd w:id="24"/>
      <w:r w:rsidR="00044A61">
        <w:rPr>
          <w:rStyle w:val="Marquedecommentaire"/>
          <w:rFonts w:eastAsiaTheme="minorHAnsi"/>
          <w:lang w:val="fr-FR" w:eastAsia="en-US"/>
        </w:rPr>
        <w:commentReference w:id="24"/>
      </w:r>
      <w:r w:rsidRPr="00EB5C21">
        <w:rPr>
          <w:rFonts w:ascii="Times New Roman" w:hAnsi="Times New Roman" w:cs="Times New Roman"/>
          <w:sz w:val="24"/>
          <w:szCs w:val="24"/>
        </w:rPr>
        <w:t xml:space="preserve"> tenons à exprimer notre profonde gratitude à notre tuteur, Monsieur KOUADIO </w:t>
      </w:r>
      <w:proofErr w:type="spellStart"/>
      <w:r w:rsidR="00A9087B" w:rsidRPr="00EB5C21">
        <w:rPr>
          <w:rFonts w:ascii="Times New Roman" w:hAnsi="Times New Roman" w:cs="Times New Roman"/>
          <w:sz w:val="24"/>
          <w:szCs w:val="24"/>
        </w:rPr>
        <w:t>Y</w:t>
      </w:r>
      <w:ins w:id="25" w:author="Dr KROA" w:date="2024-08-09T22:26:00Z">
        <w:r w:rsidR="005E7265">
          <w:rPr>
            <w:rFonts w:ascii="Times New Roman" w:hAnsi="Times New Roman" w:cs="Times New Roman"/>
            <w:sz w:val="24"/>
            <w:szCs w:val="24"/>
          </w:rPr>
          <w:t>obouet</w:t>
        </w:r>
        <w:proofErr w:type="spellEnd"/>
        <w:r w:rsidR="005E7265">
          <w:rPr>
            <w:rFonts w:ascii="Times New Roman" w:hAnsi="Times New Roman" w:cs="Times New Roman"/>
            <w:sz w:val="24"/>
            <w:szCs w:val="24"/>
          </w:rPr>
          <w:t xml:space="preserve"> </w:t>
        </w:r>
      </w:ins>
      <w:del w:id="26" w:author="Dr KROA" w:date="2024-08-09T22:26:00Z">
        <w:r w:rsidR="00A9087B" w:rsidRPr="00EB5C21" w:rsidDel="005E7265">
          <w:rPr>
            <w:rFonts w:ascii="Times New Roman" w:hAnsi="Times New Roman" w:cs="Times New Roman"/>
            <w:sz w:val="24"/>
            <w:szCs w:val="24"/>
          </w:rPr>
          <w:delText>OBOUET</w:delText>
        </w:r>
      </w:del>
      <w:r w:rsidR="00A9087B" w:rsidRPr="00EB5C21">
        <w:rPr>
          <w:rFonts w:ascii="Times New Roman" w:hAnsi="Times New Roman" w:cs="Times New Roman"/>
          <w:sz w:val="24"/>
          <w:szCs w:val="24"/>
        </w:rPr>
        <w:t xml:space="preserve"> M</w:t>
      </w:r>
      <w:ins w:id="27" w:author="Dr KROA" w:date="2024-08-09T22:26:00Z">
        <w:r w:rsidR="005E7265">
          <w:rPr>
            <w:rFonts w:ascii="Times New Roman" w:hAnsi="Times New Roman" w:cs="Times New Roman"/>
            <w:sz w:val="24"/>
            <w:szCs w:val="24"/>
          </w:rPr>
          <w:t xml:space="preserve">arius </w:t>
        </w:r>
      </w:ins>
      <w:del w:id="28" w:author="Dr KROA" w:date="2024-08-09T22:26:00Z">
        <w:r w:rsidR="00A9087B" w:rsidRPr="00EB5C21" w:rsidDel="005E7265">
          <w:rPr>
            <w:rFonts w:ascii="Times New Roman" w:hAnsi="Times New Roman" w:cs="Times New Roman"/>
            <w:sz w:val="24"/>
            <w:szCs w:val="24"/>
          </w:rPr>
          <w:delText>ARIUS</w:delText>
        </w:r>
        <w:r w:rsidRPr="00EB5C21" w:rsidDel="005E7265">
          <w:rPr>
            <w:rFonts w:ascii="Times New Roman" w:hAnsi="Times New Roman" w:cs="Times New Roman"/>
            <w:sz w:val="24"/>
            <w:szCs w:val="24"/>
          </w:rPr>
          <w:delText xml:space="preserve"> </w:delText>
        </w:r>
      </w:del>
      <w:r w:rsidRPr="00EB5C21">
        <w:rPr>
          <w:rFonts w:ascii="Times New Roman" w:hAnsi="Times New Roman" w:cs="Times New Roman"/>
          <w:sz w:val="24"/>
          <w:szCs w:val="24"/>
        </w:rPr>
        <w:t>P</w:t>
      </w:r>
      <w:ins w:id="29" w:author="Dr KROA" w:date="2024-08-09T22:26:00Z">
        <w:r w:rsidR="005E7265">
          <w:rPr>
            <w:rFonts w:ascii="Times New Roman" w:hAnsi="Times New Roman" w:cs="Times New Roman"/>
            <w:sz w:val="24"/>
            <w:szCs w:val="24"/>
          </w:rPr>
          <w:t>arfait</w:t>
        </w:r>
      </w:ins>
      <w:del w:id="30" w:author="Dr KROA" w:date="2024-08-09T22:26:00Z">
        <w:r w:rsidRPr="00EB5C21" w:rsidDel="005E7265">
          <w:rPr>
            <w:rFonts w:ascii="Times New Roman" w:hAnsi="Times New Roman" w:cs="Times New Roman"/>
            <w:sz w:val="24"/>
            <w:szCs w:val="24"/>
          </w:rPr>
          <w:delText>ARFAIT</w:delText>
        </w:r>
      </w:del>
      <w:r w:rsidRPr="00EB5C21">
        <w:rPr>
          <w:rFonts w:ascii="Times New Roman" w:hAnsi="Times New Roman" w:cs="Times New Roman"/>
          <w:sz w:val="24"/>
          <w:szCs w:val="24"/>
        </w:rPr>
        <w:t>, pour ses conseils avisés et son suivi attentif tout au long de notre Projet Collectif tutoré (PCT),</w:t>
      </w:r>
      <w:r w:rsidRPr="00EB5C21">
        <w:rPr>
          <w:rFonts w:ascii="Times New Normal" w:hAnsi="Times New Normal" w:cs="Arial"/>
          <w:sz w:val="24"/>
          <w:szCs w:val="24"/>
        </w:rPr>
        <w:t xml:space="preserve"> </w:t>
      </w:r>
      <w:del w:id="31" w:author="Dr KROA" w:date="2024-08-09T22:27:00Z">
        <w:r w:rsidRPr="00EB5C21" w:rsidDel="005E7265">
          <w:rPr>
            <w:rFonts w:ascii="Times New Normal" w:hAnsi="Times New Normal" w:cs="Arial"/>
            <w:sz w:val="24"/>
            <w:szCs w:val="24"/>
          </w:rPr>
          <w:delText xml:space="preserve">et </w:delText>
        </w:r>
      </w:del>
      <w:r w:rsidRPr="00EB5C21">
        <w:rPr>
          <w:rFonts w:ascii="Times New Normal" w:hAnsi="Times New Normal" w:cs="Arial"/>
          <w:sz w:val="24"/>
          <w:szCs w:val="24"/>
        </w:rPr>
        <w:t>pour sa confiance et les connaissances qu'il a su partager avec nous</w:t>
      </w:r>
      <w:r w:rsidRPr="00EB5C21">
        <w:rPr>
          <w:rFonts w:ascii="Times New Roman" w:hAnsi="Times New Roman" w:cs="Times New Roman"/>
          <w:sz w:val="24"/>
          <w:szCs w:val="24"/>
        </w:rPr>
        <w:t>.</w:t>
      </w:r>
      <w:r w:rsidR="00A9087B" w:rsidRPr="00EB5C21">
        <w:rPr>
          <w:rFonts w:ascii="Times New Roman" w:hAnsi="Times New Roman" w:cs="Times New Roman"/>
          <w:sz w:val="24"/>
          <w:szCs w:val="24"/>
        </w:rPr>
        <w:t xml:space="preserve"> </w:t>
      </w:r>
      <w:ins w:id="32" w:author="Dr KROA" w:date="2024-08-09T22:27:00Z">
        <w:r w:rsidR="005E7265">
          <w:rPr>
            <w:rFonts w:ascii="Times New Roman" w:hAnsi="Times New Roman" w:cs="Times New Roman"/>
            <w:sz w:val="24"/>
            <w:szCs w:val="24"/>
          </w:rPr>
          <w:t xml:space="preserve">Cher tuteur, </w:t>
        </w:r>
      </w:ins>
      <w:del w:id="33" w:author="Dr KROA" w:date="2024-08-09T22:28:00Z">
        <w:r w:rsidRPr="00EB5C21" w:rsidDel="005E7265">
          <w:rPr>
            <w:rFonts w:ascii="Times New Roman" w:hAnsi="Times New Roman" w:cs="Times New Roman"/>
            <w:sz w:val="24"/>
            <w:szCs w:val="24"/>
          </w:rPr>
          <w:delText>V</w:delText>
        </w:r>
      </w:del>
      <w:ins w:id="34" w:author="Dr KROA" w:date="2024-08-09T22:27:00Z">
        <w:r w:rsidR="005E7265">
          <w:rPr>
            <w:rFonts w:ascii="Times New Roman" w:hAnsi="Times New Roman" w:cs="Times New Roman"/>
            <w:sz w:val="24"/>
            <w:szCs w:val="24"/>
          </w:rPr>
          <w:t>v</w:t>
        </w:r>
      </w:ins>
      <w:r w:rsidRPr="00EB5C21">
        <w:rPr>
          <w:rFonts w:ascii="Times New Roman" w:hAnsi="Times New Roman" w:cs="Times New Roman"/>
          <w:sz w:val="24"/>
          <w:szCs w:val="24"/>
        </w:rPr>
        <w:t>otre expertise et votre engagement ont été inestimables pour la réussite de ce projet</w:t>
      </w:r>
      <w:r w:rsidRPr="00EB5C21">
        <w:rPr>
          <w:rFonts w:ascii="Times New Normal" w:hAnsi="Times New Normal" w:cs="Arial"/>
          <w:sz w:val="24"/>
          <w:szCs w:val="24"/>
        </w:rPr>
        <w:t>. Nous avons aimé travailler et collaborer avec notre Tuteur très compétent, et nous avons été ravis de faire partie d'une équipe aussi rigoureuse et déterminer.</w:t>
      </w:r>
    </w:p>
    <w:p w14:paraId="1C3CFD10" w14:textId="77777777" w:rsidR="000643EE" w:rsidRPr="00EB5C21" w:rsidRDefault="000643EE" w:rsidP="00EB5C21">
      <w:pPr>
        <w:pStyle w:val="Sansinterligne"/>
        <w:spacing w:line="360" w:lineRule="auto"/>
        <w:jc w:val="both"/>
        <w:rPr>
          <w:rFonts w:ascii="Times New Normal" w:hAnsi="Times New Normal"/>
          <w:sz w:val="24"/>
          <w:szCs w:val="24"/>
          <w:lang w:val="fr-FR"/>
        </w:rPr>
      </w:pPr>
      <w:r w:rsidRPr="00EB5C21">
        <w:rPr>
          <w:rFonts w:ascii="Times New Roman" w:hAnsi="Times New Roman" w:cs="Times New Roman"/>
          <w:sz w:val="24"/>
          <w:szCs w:val="24"/>
        </w:rPr>
        <w:tab/>
      </w:r>
    </w:p>
    <w:p w14:paraId="6AC51EE9" w14:textId="49351B39" w:rsidR="000643EE" w:rsidRPr="00EB5C21" w:rsidRDefault="000643EE" w:rsidP="00EB5C21">
      <w:pPr>
        <w:spacing w:line="360" w:lineRule="auto"/>
        <w:rPr>
          <w:rFonts w:ascii="Times New Roman" w:hAnsi="Times New Roman" w:cs="Times New Roman"/>
          <w:sz w:val="24"/>
          <w:szCs w:val="24"/>
        </w:rPr>
      </w:pPr>
      <w:r w:rsidRPr="00EB5C21">
        <w:rPr>
          <w:rFonts w:ascii="Times New Roman" w:hAnsi="Times New Roman" w:cs="Times New Roman"/>
          <w:sz w:val="24"/>
          <w:szCs w:val="24"/>
        </w:rPr>
        <w:t xml:space="preserve">Nous </w:t>
      </w:r>
      <w:ins w:id="35" w:author="Dr KROA" w:date="2024-08-09T22:42:00Z">
        <w:r w:rsidR="00EB0F8C">
          <w:rPr>
            <w:rFonts w:ascii="Times New Roman" w:hAnsi="Times New Roman" w:cs="Times New Roman"/>
            <w:sz w:val="24"/>
            <w:szCs w:val="24"/>
          </w:rPr>
          <w:t>adre</w:t>
        </w:r>
      </w:ins>
      <w:ins w:id="36" w:author="Dr KROA" w:date="2024-08-09T22:43:00Z">
        <w:r w:rsidR="00EB0F8C">
          <w:rPr>
            <w:rFonts w:ascii="Times New Roman" w:hAnsi="Times New Roman" w:cs="Times New Roman"/>
            <w:sz w:val="24"/>
            <w:szCs w:val="24"/>
          </w:rPr>
          <w:t xml:space="preserve">ssons </w:t>
        </w:r>
      </w:ins>
      <w:del w:id="37" w:author="Dr KROA" w:date="2024-08-09T22:43:00Z">
        <w:r w:rsidRPr="00EB5C21" w:rsidDel="00EB0F8C">
          <w:rPr>
            <w:rFonts w:ascii="Times New Roman" w:hAnsi="Times New Roman" w:cs="Times New Roman"/>
            <w:sz w:val="24"/>
            <w:szCs w:val="24"/>
          </w:rPr>
          <w:delText>souhaitons</w:delText>
        </w:r>
      </w:del>
      <w:r w:rsidRPr="00EB5C21">
        <w:rPr>
          <w:rFonts w:ascii="Times New Roman" w:hAnsi="Times New Roman" w:cs="Times New Roman"/>
          <w:sz w:val="24"/>
          <w:szCs w:val="24"/>
        </w:rPr>
        <w:t xml:space="preserve"> également</w:t>
      </w:r>
      <w:ins w:id="38" w:author="Dr KROA" w:date="2024-08-09T22:44:00Z">
        <w:r w:rsidR="00EB0F8C">
          <w:rPr>
            <w:rFonts w:ascii="Times New Roman" w:hAnsi="Times New Roman" w:cs="Times New Roman"/>
            <w:sz w:val="24"/>
            <w:szCs w:val="24"/>
          </w:rPr>
          <w:t xml:space="preserve"> nos</w:t>
        </w:r>
      </w:ins>
      <w:del w:id="39" w:author="Dr KROA" w:date="2024-08-09T22:44:00Z">
        <w:r w:rsidRPr="00EB5C21" w:rsidDel="00EB0F8C">
          <w:rPr>
            <w:rFonts w:ascii="Times New Roman" w:hAnsi="Times New Roman" w:cs="Times New Roman"/>
            <w:sz w:val="24"/>
            <w:szCs w:val="24"/>
          </w:rPr>
          <w:delText xml:space="preserve"> remercier</w:delText>
        </w:r>
      </w:del>
      <w:r w:rsidRPr="00EB5C21">
        <w:rPr>
          <w:rFonts w:ascii="Times New Roman" w:hAnsi="Times New Roman" w:cs="Times New Roman"/>
          <w:sz w:val="24"/>
          <w:szCs w:val="24"/>
        </w:rPr>
        <w:t xml:space="preserve"> chaleureu</w:t>
      </w:r>
      <w:ins w:id="40" w:author="Dr KROA" w:date="2024-08-09T22:44:00Z">
        <w:r w:rsidR="00EB0F8C">
          <w:rPr>
            <w:rFonts w:ascii="Times New Roman" w:hAnsi="Times New Roman" w:cs="Times New Roman"/>
            <w:sz w:val="24"/>
            <w:szCs w:val="24"/>
          </w:rPr>
          <w:t>x</w:t>
        </w:r>
      </w:ins>
      <w:del w:id="41" w:author="Dr KROA" w:date="2024-08-09T22:44:00Z">
        <w:r w:rsidRPr="00EB5C21" w:rsidDel="00EB0F8C">
          <w:rPr>
            <w:rFonts w:ascii="Times New Roman" w:hAnsi="Times New Roman" w:cs="Times New Roman"/>
            <w:sz w:val="24"/>
            <w:szCs w:val="24"/>
          </w:rPr>
          <w:delText>sement</w:delText>
        </w:r>
      </w:del>
      <w:ins w:id="42" w:author="Dr KROA" w:date="2024-08-09T22:44:00Z">
        <w:r w:rsidR="00EB0F8C">
          <w:rPr>
            <w:rFonts w:ascii="Times New Roman" w:hAnsi="Times New Roman" w:cs="Times New Roman"/>
            <w:sz w:val="24"/>
            <w:szCs w:val="24"/>
          </w:rPr>
          <w:t xml:space="preserve"> remerciements à</w:t>
        </w:r>
      </w:ins>
      <w:r w:rsidRPr="00EB5C21">
        <w:rPr>
          <w:rFonts w:ascii="Times New Roman" w:hAnsi="Times New Roman" w:cs="Times New Roman"/>
          <w:sz w:val="24"/>
          <w:szCs w:val="24"/>
        </w:rPr>
        <w:t xml:space="preserve"> </w:t>
      </w:r>
      <w:r w:rsidRPr="00EB5C21">
        <w:rPr>
          <w:rFonts w:ascii="Times New Normal" w:hAnsi="Times New Normal" w:cs="Arial"/>
          <w:sz w:val="24"/>
          <w:szCs w:val="24"/>
        </w:rPr>
        <w:t xml:space="preserve">tous les professeurs et </w:t>
      </w:r>
      <w:ins w:id="43" w:author="Dr KROA" w:date="2024-08-09T22:44:00Z">
        <w:r w:rsidR="00EB0F8C">
          <w:rPr>
            <w:rFonts w:ascii="Times New Normal" w:hAnsi="Times New Normal" w:cs="Arial"/>
            <w:sz w:val="24"/>
            <w:szCs w:val="24"/>
          </w:rPr>
          <w:t>le personne</w:t>
        </w:r>
      </w:ins>
      <w:ins w:id="44" w:author="Dr KROA" w:date="2024-08-09T22:45:00Z">
        <w:r w:rsidR="00EB0F8C">
          <w:rPr>
            <w:rFonts w:ascii="Times New Normal" w:hAnsi="Times New Normal" w:cs="Arial"/>
            <w:sz w:val="24"/>
            <w:szCs w:val="24"/>
          </w:rPr>
          <w:t xml:space="preserve">l </w:t>
        </w:r>
      </w:ins>
      <w:del w:id="45" w:author="Dr KROA" w:date="2024-08-09T22:45:00Z">
        <w:r w:rsidRPr="00EB5C21" w:rsidDel="00EB0F8C">
          <w:rPr>
            <w:rFonts w:ascii="Times New Normal" w:hAnsi="Times New Normal" w:cs="Arial"/>
            <w:sz w:val="24"/>
            <w:szCs w:val="24"/>
          </w:rPr>
          <w:delText>aux cadres</w:delText>
        </w:r>
      </w:del>
      <w:r w:rsidRPr="00EB5C21">
        <w:rPr>
          <w:rFonts w:ascii="Times New Normal" w:hAnsi="Times New Normal" w:cs="Arial"/>
          <w:sz w:val="24"/>
          <w:szCs w:val="24"/>
        </w:rPr>
        <w:t xml:space="preserve"> administratif</w:t>
      </w:r>
      <w:del w:id="46" w:author="Dr KROA" w:date="2024-08-09T22:45:00Z">
        <w:r w:rsidRPr="00EB5C21" w:rsidDel="00EB0F8C">
          <w:rPr>
            <w:rFonts w:ascii="Times New Normal" w:hAnsi="Times New Normal" w:cs="Arial"/>
            <w:sz w:val="24"/>
            <w:szCs w:val="24"/>
          </w:rPr>
          <w:delText>s</w:delText>
        </w:r>
      </w:del>
      <w:r w:rsidRPr="00EB5C21">
        <w:rPr>
          <w:rFonts w:ascii="Times New Normal" w:hAnsi="Times New Normal" w:cs="Arial"/>
          <w:sz w:val="24"/>
          <w:szCs w:val="24"/>
        </w:rPr>
        <w:t xml:space="preserve"> </w:t>
      </w:r>
      <w:commentRangeStart w:id="47"/>
      <w:r w:rsidRPr="00EB5C21">
        <w:rPr>
          <w:rFonts w:ascii="Times New Normal" w:hAnsi="Times New Normal" w:cs="Arial"/>
          <w:sz w:val="24"/>
          <w:szCs w:val="24"/>
        </w:rPr>
        <w:t xml:space="preserve">et le Directeur de </w:t>
      </w:r>
      <w:r w:rsidR="00A9087B" w:rsidRPr="00EB5C21">
        <w:rPr>
          <w:rFonts w:ascii="Times New Normal" w:hAnsi="Times New Normal" w:cs="Arial"/>
          <w:sz w:val="24"/>
          <w:szCs w:val="24"/>
        </w:rPr>
        <w:t>l’UVCI</w:t>
      </w:r>
      <w:r w:rsidR="00A9087B" w:rsidRPr="00EB5C21">
        <w:rPr>
          <w:rFonts w:ascii="Times New Roman" w:hAnsi="Times New Roman" w:cs="Times New Roman"/>
          <w:sz w:val="24"/>
          <w:szCs w:val="24"/>
        </w:rPr>
        <w:t xml:space="preserve"> </w:t>
      </w:r>
      <w:commentRangeEnd w:id="47"/>
      <w:r w:rsidR="00EB0F8C">
        <w:rPr>
          <w:rStyle w:val="Marquedecommentaire"/>
        </w:rPr>
        <w:commentReference w:id="47"/>
      </w:r>
      <w:r w:rsidR="00A9087B" w:rsidRPr="00EB5C21">
        <w:rPr>
          <w:rFonts w:ascii="Times New Roman" w:hAnsi="Times New Roman" w:cs="Times New Roman"/>
          <w:sz w:val="24"/>
          <w:szCs w:val="24"/>
        </w:rPr>
        <w:t>pour</w:t>
      </w:r>
      <w:r w:rsidRPr="00EB5C21">
        <w:rPr>
          <w:rFonts w:ascii="Times New Roman" w:hAnsi="Times New Roman" w:cs="Times New Roman"/>
          <w:sz w:val="24"/>
          <w:szCs w:val="24"/>
        </w:rPr>
        <w:t xml:space="preserve"> leur soutien constant et leur dévouement à notre formation. Le</w:t>
      </w:r>
      <w:ins w:id="48" w:author="Dr KROA" w:date="2024-08-09T22:49:00Z">
        <w:r w:rsidR="008A4943">
          <w:rPr>
            <w:rFonts w:ascii="Times New Roman" w:hAnsi="Times New Roman" w:cs="Times New Roman"/>
            <w:sz w:val="24"/>
            <w:szCs w:val="24"/>
          </w:rPr>
          <w:t>s</w:t>
        </w:r>
      </w:ins>
      <w:del w:id="49" w:author="Dr KROA" w:date="2024-08-09T22:49:00Z">
        <w:r w:rsidRPr="00EB5C21" w:rsidDel="008A4943">
          <w:rPr>
            <w:rFonts w:ascii="Times New Roman" w:hAnsi="Times New Roman" w:cs="Times New Roman"/>
            <w:sz w:val="24"/>
            <w:szCs w:val="24"/>
          </w:rPr>
          <w:delText>ur</w:delText>
        </w:r>
      </w:del>
      <w:r w:rsidRPr="00EB5C21">
        <w:rPr>
          <w:rFonts w:ascii="Times New Roman" w:hAnsi="Times New Roman" w:cs="Times New Roman"/>
          <w:sz w:val="24"/>
          <w:szCs w:val="24"/>
        </w:rPr>
        <w:t xml:space="preserve"> compétence</w:t>
      </w:r>
      <w:ins w:id="50" w:author="Dr KROA" w:date="2024-08-09T22:49:00Z">
        <w:r w:rsidR="008A4943">
          <w:rPr>
            <w:rFonts w:ascii="Times New Roman" w:hAnsi="Times New Roman" w:cs="Times New Roman"/>
            <w:sz w:val="24"/>
            <w:szCs w:val="24"/>
          </w:rPr>
          <w:t>s</w:t>
        </w:r>
      </w:ins>
      <w:r w:rsidRPr="00EB5C21">
        <w:rPr>
          <w:rFonts w:ascii="Times New Roman" w:hAnsi="Times New Roman" w:cs="Times New Roman"/>
          <w:sz w:val="24"/>
          <w:szCs w:val="24"/>
        </w:rPr>
        <w:t xml:space="preserve"> </w:t>
      </w:r>
      <w:del w:id="51" w:author="Dr KROA" w:date="2024-08-09T22:49:00Z">
        <w:r w:rsidRPr="00EB5C21" w:rsidDel="008A4943">
          <w:rPr>
            <w:rFonts w:ascii="Times New Roman" w:hAnsi="Times New Roman" w:cs="Times New Roman"/>
            <w:sz w:val="24"/>
            <w:szCs w:val="24"/>
          </w:rPr>
          <w:delText xml:space="preserve">et leur </w:delText>
        </w:r>
      </w:del>
      <w:r w:rsidRPr="00EB5C21">
        <w:rPr>
          <w:rFonts w:ascii="Times New Roman" w:hAnsi="Times New Roman" w:cs="Times New Roman"/>
          <w:sz w:val="24"/>
          <w:szCs w:val="24"/>
        </w:rPr>
        <w:t>pédagogi</w:t>
      </w:r>
      <w:ins w:id="52" w:author="Dr KROA" w:date="2024-08-09T22:49:00Z">
        <w:r w:rsidR="008A4943">
          <w:rPr>
            <w:rFonts w:ascii="Times New Roman" w:hAnsi="Times New Roman" w:cs="Times New Roman"/>
            <w:sz w:val="24"/>
            <w:szCs w:val="24"/>
          </w:rPr>
          <w:t>qu</w:t>
        </w:r>
      </w:ins>
      <w:r w:rsidRPr="00EB5C21">
        <w:rPr>
          <w:rFonts w:ascii="Times New Roman" w:hAnsi="Times New Roman" w:cs="Times New Roman"/>
          <w:sz w:val="24"/>
          <w:szCs w:val="24"/>
        </w:rPr>
        <w:t>e</w:t>
      </w:r>
      <w:ins w:id="53" w:author="Dr KROA" w:date="2024-08-09T22:50:00Z">
        <w:r w:rsidR="008A4943">
          <w:rPr>
            <w:rFonts w:ascii="Times New Roman" w:hAnsi="Times New Roman" w:cs="Times New Roman"/>
            <w:sz w:val="24"/>
            <w:szCs w:val="24"/>
          </w:rPr>
          <w:t>s</w:t>
        </w:r>
      </w:ins>
      <w:r w:rsidRPr="00EB5C21">
        <w:rPr>
          <w:rFonts w:ascii="Times New Roman" w:hAnsi="Times New Roman" w:cs="Times New Roman"/>
          <w:sz w:val="24"/>
          <w:szCs w:val="24"/>
        </w:rPr>
        <w:t xml:space="preserve"> </w:t>
      </w:r>
      <w:ins w:id="54" w:author="Dr KROA" w:date="2024-08-09T22:50:00Z">
        <w:r w:rsidR="008A4943">
          <w:rPr>
            <w:rFonts w:ascii="Times New Roman" w:hAnsi="Times New Roman" w:cs="Times New Roman"/>
            <w:sz w:val="24"/>
            <w:szCs w:val="24"/>
          </w:rPr>
          <w:t>dont</w:t>
        </w:r>
      </w:ins>
      <w:ins w:id="55" w:author="Dr KROA" w:date="2024-08-09T22:51:00Z">
        <w:r w:rsidR="008A4943">
          <w:rPr>
            <w:rFonts w:ascii="Times New Roman" w:hAnsi="Times New Roman" w:cs="Times New Roman"/>
            <w:sz w:val="24"/>
            <w:szCs w:val="24"/>
          </w:rPr>
          <w:t xml:space="preserve"> </w:t>
        </w:r>
      </w:ins>
      <w:ins w:id="56" w:author="Dr KROA" w:date="2024-08-09T22:50:00Z">
        <w:r w:rsidR="008A4943">
          <w:rPr>
            <w:rFonts w:ascii="Times New Roman" w:hAnsi="Times New Roman" w:cs="Times New Roman"/>
            <w:sz w:val="24"/>
            <w:szCs w:val="24"/>
          </w:rPr>
          <w:t>ils f</w:t>
        </w:r>
      </w:ins>
      <w:r w:rsidRPr="00EB5C21">
        <w:rPr>
          <w:rFonts w:ascii="Times New Roman" w:hAnsi="Times New Roman" w:cs="Times New Roman"/>
          <w:sz w:val="24"/>
          <w:szCs w:val="24"/>
        </w:rPr>
        <w:t xml:space="preserve">ont </w:t>
      </w:r>
      <w:ins w:id="57" w:author="Dr KROA" w:date="2024-08-09T22:51:00Z">
        <w:r w:rsidR="008A4943">
          <w:rPr>
            <w:rFonts w:ascii="Times New Roman" w:hAnsi="Times New Roman" w:cs="Times New Roman"/>
            <w:sz w:val="24"/>
            <w:szCs w:val="24"/>
          </w:rPr>
          <w:t>preuve</w:t>
        </w:r>
      </w:ins>
      <w:ins w:id="58" w:author="Dr KROA" w:date="2024-08-09T22:55:00Z">
        <w:r w:rsidR="00BD0521">
          <w:rPr>
            <w:rFonts w:ascii="Times New Roman" w:hAnsi="Times New Roman" w:cs="Times New Roman"/>
            <w:sz w:val="24"/>
            <w:szCs w:val="24"/>
          </w:rPr>
          <w:t>,</w:t>
        </w:r>
      </w:ins>
      <w:ins w:id="59" w:author="Dr KROA" w:date="2024-08-09T22:51:00Z">
        <w:r w:rsidR="008A4943">
          <w:rPr>
            <w:rFonts w:ascii="Times New Roman" w:hAnsi="Times New Roman" w:cs="Times New Roman"/>
            <w:sz w:val="24"/>
            <w:szCs w:val="24"/>
          </w:rPr>
          <w:t xml:space="preserve"> ont </w:t>
        </w:r>
      </w:ins>
      <w:r w:rsidRPr="00EB5C21">
        <w:rPr>
          <w:rFonts w:ascii="Times New Roman" w:hAnsi="Times New Roman" w:cs="Times New Roman"/>
          <w:sz w:val="24"/>
          <w:szCs w:val="24"/>
        </w:rPr>
        <w:t>été essentielles pour nous guider sur le chemin de l'excellence académique</w:t>
      </w:r>
      <w:ins w:id="60" w:author="Dr KROA" w:date="2024-08-09T22:53:00Z">
        <w:r w:rsidR="008A4943">
          <w:rPr>
            <w:rFonts w:ascii="Times New Roman" w:hAnsi="Times New Roman" w:cs="Times New Roman"/>
            <w:sz w:val="24"/>
            <w:szCs w:val="24"/>
          </w:rPr>
          <w:t>.</w:t>
        </w:r>
      </w:ins>
      <w:r w:rsidRPr="00EB5C21">
        <w:rPr>
          <w:rFonts w:ascii="Times New Roman" w:hAnsi="Times New Roman" w:cs="Times New Roman"/>
          <w:sz w:val="24"/>
          <w:szCs w:val="24"/>
        </w:rPr>
        <w:t>,</w:t>
      </w:r>
      <w:del w:id="61" w:author="Dr KROA" w:date="2024-08-09T22:53:00Z">
        <w:r w:rsidRPr="00EB5C21" w:rsidDel="008A4943">
          <w:rPr>
            <w:rFonts w:ascii="Times New Roman" w:hAnsi="Times New Roman" w:cs="Times New Roman"/>
            <w:sz w:val="24"/>
            <w:szCs w:val="24"/>
          </w:rPr>
          <w:delText xml:space="preserve"> à bien mener ce projet</w:delText>
        </w:r>
      </w:del>
      <w:r w:rsidRPr="00EB5C21">
        <w:rPr>
          <w:rFonts w:ascii="Times New Roman" w:hAnsi="Times New Roman" w:cs="Times New Roman"/>
          <w:sz w:val="24"/>
          <w:szCs w:val="24"/>
        </w:rPr>
        <w:t>.</w:t>
      </w:r>
    </w:p>
    <w:p w14:paraId="273FB127" w14:textId="401CE492" w:rsidR="000643EE" w:rsidRPr="00EB5C21" w:rsidRDefault="000643EE" w:rsidP="00EB5C21">
      <w:pPr>
        <w:spacing w:line="360" w:lineRule="auto"/>
        <w:rPr>
          <w:rFonts w:ascii="Times New Roman" w:hAnsi="Times New Roman" w:cs="Times New Roman"/>
          <w:sz w:val="24"/>
          <w:szCs w:val="24"/>
        </w:rPr>
      </w:pPr>
      <w:r w:rsidRPr="00EB5C21">
        <w:rPr>
          <w:rFonts w:ascii="Times New Roman" w:hAnsi="Times New Roman" w:cs="Times New Roman"/>
          <w:sz w:val="24"/>
          <w:szCs w:val="24"/>
        </w:rPr>
        <w:t xml:space="preserve">Enfin, </w:t>
      </w:r>
      <w:r w:rsidR="00A9087B" w:rsidRPr="00EB5C21">
        <w:rPr>
          <w:rFonts w:ascii="Times New Roman" w:hAnsi="Times New Roman" w:cs="Times New Roman"/>
          <w:sz w:val="24"/>
          <w:szCs w:val="24"/>
        </w:rPr>
        <w:t>nous remercions</w:t>
      </w:r>
      <w:r w:rsidRPr="00EB5C21">
        <w:rPr>
          <w:rFonts w:ascii="Times New Roman" w:hAnsi="Times New Roman" w:cs="Times New Roman"/>
          <w:sz w:val="24"/>
          <w:szCs w:val="24"/>
        </w:rPr>
        <w:t xml:space="preserve"> sincèrement nos enseignants pour leur transmission de connaissances et nos parents pour leur soutien moral et financier indéfectible. Leur encouragement et leur aide ont été des piliers indispensables à la réalisation de notre parcours académique.</w:t>
      </w:r>
    </w:p>
    <w:p w14:paraId="517BFD35" w14:textId="77777777" w:rsidR="000643EE" w:rsidRPr="00EB5C21" w:rsidRDefault="000643EE" w:rsidP="00EB5C21">
      <w:pPr>
        <w:spacing w:line="360" w:lineRule="auto"/>
        <w:rPr>
          <w:rFonts w:ascii="Times New Roman" w:hAnsi="Times New Roman" w:cs="Times New Roman"/>
          <w:sz w:val="24"/>
          <w:szCs w:val="24"/>
        </w:rPr>
      </w:pPr>
    </w:p>
    <w:p w14:paraId="1CADC481" w14:textId="77777777" w:rsidR="000643EE" w:rsidRPr="00EB5C21" w:rsidRDefault="000643EE" w:rsidP="00EB5C21">
      <w:pPr>
        <w:spacing w:line="360" w:lineRule="auto"/>
        <w:rPr>
          <w:rFonts w:ascii="Times New Roman" w:hAnsi="Times New Roman" w:cs="Times New Roman"/>
          <w:sz w:val="24"/>
          <w:szCs w:val="24"/>
        </w:rPr>
      </w:pPr>
      <w:r w:rsidRPr="00EB5C21">
        <w:rPr>
          <w:rFonts w:ascii="Times New Roman" w:hAnsi="Times New Roman" w:cs="Times New Roman"/>
          <w:sz w:val="24"/>
          <w:szCs w:val="24"/>
        </w:rPr>
        <w:t>Merci à tous pour votre précieuse contribution à notre réussite.</w:t>
      </w:r>
    </w:p>
    <w:p w14:paraId="445141C6" w14:textId="141E4618" w:rsidR="000643EE" w:rsidRPr="00EB5C21" w:rsidRDefault="000643EE" w:rsidP="00EB5C21">
      <w:pPr>
        <w:spacing w:line="360" w:lineRule="auto"/>
        <w:rPr>
          <w:sz w:val="24"/>
          <w:szCs w:val="24"/>
        </w:rPr>
      </w:pPr>
    </w:p>
    <w:p w14:paraId="7C551C79" w14:textId="77777777" w:rsidR="000643EE" w:rsidRPr="00EB5C21" w:rsidRDefault="000643EE" w:rsidP="00EB5C21">
      <w:pPr>
        <w:spacing w:line="360" w:lineRule="auto"/>
        <w:rPr>
          <w:sz w:val="24"/>
          <w:szCs w:val="24"/>
        </w:rPr>
      </w:pPr>
    </w:p>
    <w:p w14:paraId="68323C19" w14:textId="77777777" w:rsidR="000643EE" w:rsidRPr="00EB5C21" w:rsidRDefault="000643EE" w:rsidP="00EB5C21">
      <w:pPr>
        <w:spacing w:line="360" w:lineRule="auto"/>
        <w:rPr>
          <w:sz w:val="24"/>
          <w:szCs w:val="24"/>
        </w:rPr>
      </w:pPr>
    </w:p>
    <w:p w14:paraId="6A388BE2" w14:textId="77777777" w:rsidR="000643EE" w:rsidRPr="00EB5C21" w:rsidRDefault="000643EE" w:rsidP="00EB5C21">
      <w:pPr>
        <w:spacing w:line="360" w:lineRule="auto"/>
        <w:rPr>
          <w:sz w:val="24"/>
          <w:szCs w:val="24"/>
        </w:rPr>
      </w:pPr>
    </w:p>
    <w:p w14:paraId="165B4029" w14:textId="77777777" w:rsidR="000643EE" w:rsidRPr="00EB5C21" w:rsidRDefault="000643EE" w:rsidP="00EB5C21">
      <w:pPr>
        <w:spacing w:line="360" w:lineRule="auto"/>
        <w:rPr>
          <w:sz w:val="24"/>
          <w:szCs w:val="24"/>
        </w:rPr>
      </w:pPr>
    </w:p>
    <w:p w14:paraId="45B91D51" w14:textId="77777777" w:rsidR="000643EE" w:rsidRPr="00EB5C21" w:rsidRDefault="000643EE" w:rsidP="00EB5C21">
      <w:pPr>
        <w:spacing w:line="360" w:lineRule="auto"/>
        <w:rPr>
          <w:sz w:val="24"/>
          <w:szCs w:val="24"/>
        </w:rPr>
      </w:pPr>
    </w:p>
    <w:p w14:paraId="69A67DA5" w14:textId="77777777" w:rsidR="000643EE" w:rsidRPr="00EB5C21" w:rsidDel="00BC1FFA" w:rsidRDefault="000643EE" w:rsidP="00EB5C21">
      <w:pPr>
        <w:spacing w:line="360" w:lineRule="auto"/>
        <w:rPr>
          <w:del w:id="62" w:author="Dr KROA" w:date="2024-08-09T23:01:00Z"/>
          <w:sz w:val="24"/>
          <w:szCs w:val="24"/>
        </w:rPr>
      </w:pPr>
    </w:p>
    <w:p w14:paraId="332F1F40" w14:textId="77777777" w:rsidR="000643EE" w:rsidRPr="00EB5C21" w:rsidDel="00BC1FFA" w:rsidRDefault="000643EE" w:rsidP="00EB5C21">
      <w:pPr>
        <w:spacing w:line="360" w:lineRule="auto"/>
        <w:rPr>
          <w:del w:id="63" w:author="Dr KROA" w:date="2024-08-09T23:01:00Z"/>
          <w:sz w:val="24"/>
          <w:szCs w:val="24"/>
        </w:rPr>
      </w:pPr>
    </w:p>
    <w:p w14:paraId="31CE9AD7" w14:textId="77777777" w:rsidR="000643EE" w:rsidRPr="00EB5C21" w:rsidDel="00BC1FFA" w:rsidRDefault="000643EE" w:rsidP="00EB5C21">
      <w:pPr>
        <w:spacing w:line="360" w:lineRule="auto"/>
        <w:rPr>
          <w:del w:id="64" w:author="Dr KROA" w:date="2024-08-09T23:01:00Z"/>
          <w:sz w:val="24"/>
          <w:szCs w:val="24"/>
        </w:rPr>
      </w:pPr>
    </w:p>
    <w:p w14:paraId="5E16F39C" w14:textId="77777777" w:rsidR="000643EE" w:rsidRPr="00EB5C21" w:rsidDel="00BC1FFA" w:rsidRDefault="000643EE" w:rsidP="00EB5C21">
      <w:pPr>
        <w:spacing w:line="360" w:lineRule="auto"/>
        <w:rPr>
          <w:del w:id="65" w:author="Dr KROA" w:date="2024-08-09T23:01:00Z"/>
          <w:sz w:val="24"/>
          <w:szCs w:val="24"/>
        </w:rPr>
      </w:pPr>
    </w:p>
    <w:p w14:paraId="318C88C8" w14:textId="77777777" w:rsidR="000643EE" w:rsidRPr="00EB5C21" w:rsidDel="00BC1FFA" w:rsidRDefault="000643EE" w:rsidP="00EB5C21">
      <w:pPr>
        <w:spacing w:line="360" w:lineRule="auto"/>
        <w:rPr>
          <w:del w:id="66" w:author="Dr KROA" w:date="2024-08-09T23:01:00Z"/>
          <w:sz w:val="24"/>
          <w:szCs w:val="24"/>
        </w:rPr>
      </w:pPr>
    </w:p>
    <w:p w14:paraId="776823B7" w14:textId="77777777" w:rsidR="000643EE" w:rsidRPr="00EB5C21" w:rsidDel="00BC1FFA" w:rsidRDefault="000643EE" w:rsidP="00EB5C21">
      <w:pPr>
        <w:spacing w:line="360" w:lineRule="auto"/>
        <w:rPr>
          <w:del w:id="67" w:author="Dr KROA" w:date="2024-08-09T23:01:00Z"/>
          <w:sz w:val="24"/>
          <w:szCs w:val="24"/>
        </w:rPr>
      </w:pPr>
    </w:p>
    <w:p w14:paraId="712F131F" w14:textId="77777777" w:rsidR="000643EE" w:rsidRPr="00EB5C21" w:rsidDel="00BC1FFA" w:rsidRDefault="000643EE" w:rsidP="00EB5C21">
      <w:pPr>
        <w:spacing w:line="360" w:lineRule="auto"/>
        <w:rPr>
          <w:del w:id="68" w:author="Dr KROA" w:date="2024-08-09T23:01:00Z"/>
          <w:sz w:val="24"/>
          <w:szCs w:val="24"/>
        </w:rPr>
      </w:pPr>
    </w:p>
    <w:p w14:paraId="35FD7EFA" w14:textId="77777777" w:rsidR="000643EE" w:rsidRPr="00EB5C21" w:rsidDel="00BC1FFA" w:rsidRDefault="000643EE" w:rsidP="00EB5C21">
      <w:pPr>
        <w:spacing w:line="360" w:lineRule="auto"/>
        <w:rPr>
          <w:del w:id="69" w:author="Dr KROA" w:date="2024-08-09T23:01:00Z"/>
          <w:sz w:val="24"/>
          <w:szCs w:val="24"/>
        </w:rPr>
      </w:pPr>
    </w:p>
    <w:p w14:paraId="58FD1A41" w14:textId="77777777" w:rsidR="000643EE" w:rsidRPr="00EB5C21" w:rsidDel="00BC1FFA" w:rsidRDefault="000643EE" w:rsidP="00EB5C21">
      <w:pPr>
        <w:spacing w:line="360" w:lineRule="auto"/>
        <w:rPr>
          <w:del w:id="70" w:author="Dr KROA" w:date="2024-08-09T23:01:00Z"/>
          <w:sz w:val="24"/>
          <w:szCs w:val="24"/>
        </w:rPr>
      </w:pPr>
    </w:p>
    <w:p w14:paraId="00E51CDD" w14:textId="77777777" w:rsidR="000643EE" w:rsidRPr="00EB5C21" w:rsidDel="00BC1FFA" w:rsidRDefault="000643EE" w:rsidP="00EB5C21">
      <w:pPr>
        <w:spacing w:line="360" w:lineRule="auto"/>
        <w:rPr>
          <w:del w:id="71" w:author="Dr KROA" w:date="2024-08-09T23:01:00Z"/>
          <w:sz w:val="24"/>
          <w:szCs w:val="24"/>
        </w:rPr>
      </w:pPr>
    </w:p>
    <w:p w14:paraId="7090F750" w14:textId="77777777" w:rsidR="000643EE" w:rsidRPr="00EB5C21" w:rsidRDefault="000643EE" w:rsidP="00EB5C21">
      <w:pPr>
        <w:spacing w:line="360" w:lineRule="auto"/>
        <w:rPr>
          <w:sz w:val="24"/>
          <w:szCs w:val="24"/>
        </w:rPr>
      </w:pPr>
    </w:p>
    <w:p w14:paraId="046CBEA4" w14:textId="48BE3913" w:rsidR="000643EE" w:rsidRPr="00EB5C21" w:rsidRDefault="000643EE" w:rsidP="00EB5C21">
      <w:pPr>
        <w:spacing w:line="360" w:lineRule="auto"/>
        <w:jc w:val="center"/>
        <w:rPr>
          <w:rFonts w:ascii="Times New Roman" w:hAnsi="Times New Roman" w:cs="Times New Roman"/>
          <w:b/>
          <w:bCs/>
          <w:sz w:val="24"/>
          <w:szCs w:val="24"/>
          <w:u w:val="single"/>
        </w:rPr>
      </w:pPr>
      <w:r w:rsidRPr="00EB5C21">
        <w:rPr>
          <w:rFonts w:ascii="Times New Roman" w:hAnsi="Times New Roman" w:cs="Times New Roman"/>
          <w:b/>
          <w:bCs/>
          <w:sz w:val="24"/>
          <w:szCs w:val="24"/>
          <w:u w:val="single"/>
        </w:rPr>
        <w:t xml:space="preserve">Sigles &amp; </w:t>
      </w:r>
      <w:r w:rsidR="0096548F">
        <w:rPr>
          <w:rFonts w:ascii="Times New Roman" w:hAnsi="Times New Roman" w:cs="Times New Roman"/>
          <w:b/>
          <w:bCs/>
          <w:sz w:val="24"/>
          <w:szCs w:val="24"/>
          <w:u w:val="single"/>
        </w:rPr>
        <w:t>Abréviations</w:t>
      </w:r>
    </w:p>
    <w:p w14:paraId="00979EA8" w14:textId="53AE503F" w:rsidR="006B74AD" w:rsidRPr="00EB5C21" w:rsidRDefault="006B74AD" w:rsidP="00EB5C21">
      <w:pPr>
        <w:spacing w:line="360" w:lineRule="auto"/>
        <w:jc w:val="center"/>
        <w:rPr>
          <w:rFonts w:ascii="Times New Roman" w:eastAsiaTheme="minorEastAsia" w:hAnsi="Times New Roman" w:cs="Times New Roman"/>
          <w:b/>
          <w:bCs/>
          <w:sz w:val="24"/>
          <w:szCs w:val="24"/>
          <w:u w:val="single"/>
          <w:lang w:eastAsia="fr-CI"/>
        </w:rPr>
      </w:pPr>
    </w:p>
    <w:p w14:paraId="61496A16" w14:textId="77777777" w:rsidR="006B74AD" w:rsidRPr="00EB5C21" w:rsidRDefault="006B74AD" w:rsidP="00EB5C21">
      <w:pPr>
        <w:spacing w:line="360" w:lineRule="auto"/>
        <w:jc w:val="center"/>
        <w:rPr>
          <w:rFonts w:ascii="Times New Roman" w:eastAsiaTheme="minorEastAsia" w:hAnsi="Times New Roman" w:cs="Times New Roman"/>
          <w:sz w:val="24"/>
          <w:szCs w:val="24"/>
          <w:u w:val="single"/>
          <w:lang w:eastAsia="fr-CI"/>
        </w:rPr>
      </w:pPr>
    </w:p>
    <w:tbl>
      <w:tblPr>
        <w:tblpPr w:leftFromText="141" w:rightFromText="141" w:vertAnchor="text" w:horzAnchor="margin" w:tblpXSpec="center" w:tblpY="17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5"/>
        <w:gridCol w:w="5910"/>
      </w:tblGrid>
      <w:tr w:rsidR="000643EE" w:rsidRPr="00EB5C21" w14:paraId="5B004953" w14:textId="77777777" w:rsidTr="002760A3">
        <w:trPr>
          <w:trHeight w:val="285"/>
        </w:trPr>
        <w:tc>
          <w:tcPr>
            <w:tcW w:w="1065" w:type="dxa"/>
          </w:tcPr>
          <w:p w14:paraId="5ADA3AEB"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UVCI</w:t>
            </w:r>
          </w:p>
        </w:tc>
        <w:tc>
          <w:tcPr>
            <w:tcW w:w="5910" w:type="dxa"/>
          </w:tcPr>
          <w:p w14:paraId="0113430F" w14:textId="77777777" w:rsidR="000643EE" w:rsidRPr="00EB5C21" w:rsidRDefault="000643EE" w:rsidP="00EB5C21">
            <w:pPr>
              <w:pStyle w:val="Default"/>
              <w:spacing w:line="360" w:lineRule="auto"/>
              <w:ind w:left="432"/>
              <w:jc w:val="both"/>
              <w:rPr>
                <w:rFonts w:ascii="Times New Normal" w:hAnsi="Times New Normal"/>
                <w:b/>
                <w:bCs/>
              </w:rPr>
            </w:pPr>
            <w:r w:rsidRPr="00EB5C21">
              <w:rPr>
                <w:rFonts w:ascii="Times New Normal" w:hAnsi="Times New Normal"/>
              </w:rPr>
              <w:t xml:space="preserve">Université Virtuelle de Côte d’Ivoire </w:t>
            </w:r>
          </w:p>
        </w:tc>
      </w:tr>
      <w:tr w:rsidR="000643EE" w:rsidRPr="00EB5C21" w14:paraId="489C1FD2" w14:textId="77777777" w:rsidTr="002760A3">
        <w:trPr>
          <w:trHeight w:val="270"/>
        </w:trPr>
        <w:tc>
          <w:tcPr>
            <w:tcW w:w="1065" w:type="dxa"/>
          </w:tcPr>
          <w:p w14:paraId="3509DBCE"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PCT</w:t>
            </w:r>
          </w:p>
        </w:tc>
        <w:tc>
          <w:tcPr>
            <w:tcW w:w="5910" w:type="dxa"/>
          </w:tcPr>
          <w:p w14:paraId="56424D4B" w14:textId="77777777" w:rsidR="000643EE" w:rsidRPr="00EB5C21" w:rsidRDefault="000643EE" w:rsidP="00EB5C21">
            <w:pPr>
              <w:pStyle w:val="Default"/>
              <w:spacing w:line="360" w:lineRule="auto"/>
              <w:ind w:left="402"/>
              <w:jc w:val="both"/>
              <w:rPr>
                <w:rFonts w:ascii="Times New Normal" w:hAnsi="Times New Normal"/>
                <w:b/>
                <w:bCs/>
              </w:rPr>
            </w:pPr>
            <w:r w:rsidRPr="00EB5C21">
              <w:rPr>
                <w:rFonts w:ascii="Times New Normal" w:hAnsi="Times New Normal"/>
              </w:rPr>
              <w:t xml:space="preserve">Projet Collectif Tuteuré </w:t>
            </w:r>
          </w:p>
        </w:tc>
      </w:tr>
      <w:tr w:rsidR="000643EE" w:rsidRPr="00EB5C21" w14:paraId="2C86869D" w14:textId="77777777" w:rsidTr="002760A3">
        <w:trPr>
          <w:trHeight w:val="262"/>
        </w:trPr>
        <w:tc>
          <w:tcPr>
            <w:tcW w:w="1065" w:type="dxa"/>
          </w:tcPr>
          <w:p w14:paraId="287D9282"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TIC</w:t>
            </w:r>
          </w:p>
        </w:tc>
        <w:tc>
          <w:tcPr>
            <w:tcW w:w="5910" w:type="dxa"/>
          </w:tcPr>
          <w:p w14:paraId="746A492F" w14:textId="77777777" w:rsidR="000643EE" w:rsidRPr="00EB5C21" w:rsidRDefault="000643EE" w:rsidP="00EB5C21">
            <w:pPr>
              <w:pStyle w:val="Default"/>
              <w:spacing w:line="360" w:lineRule="auto"/>
              <w:ind w:left="357"/>
              <w:jc w:val="both"/>
              <w:rPr>
                <w:rFonts w:ascii="Times New Normal" w:hAnsi="Times New Normal"/>
                <w:b/>
                <w:bCs/>
              </w:rPr>
            </w:pPr>
            <w:r w:rsidRPr="00EB5C21">
              <w:rPr>
                <w:rFonts w:ascii="Times New Normal" w:hAnsi="Times New Normal"/>
              </w:rPr>
              <w:t xml:space="preserve">Technologie de l’Information et de la Communication </w:t>
            </w:r>
          </w:p>
        </w:tc>
      </w:tr>
      <w:tr w:rsidR="000643EE" w:rsidRPr="00EB5C21" w14:paraId="4722EE9C" w14:textId="77777777" w:rsidTr="002760A3">
        <w:trPr>
          <w:trHeight w:val="330"/>
        </w:trPr>
        <w:tc>
          <w:tcPr>
            <w:tcW w:w="1065" w:type="dxa"/>
          </w:tcPr>
          <w:p w14:paraId="3FE6F64C"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DAS</w:t>
            </w:r>
          </w:p>
        </w:tc>
        <w:tc>
          <w:tcPr>
            <w:tcW w:w="5910" w:type="dxa"/>
          </w:tcPr>
          <w:p w14:paraId="1A83A378" w14:textId="77777777" w:rsidR="000643EE" w:rsidRPr="00EB5C21" w:rsidRDefault="000643EE" w:rsidP="00EB5C21">
            <w:pPr>
              <w:pStyle w:val="Default"/>
              <w:spacing w:line="360" w:lineRule="auto"/>
              <w:ind w:left="387"/>
              <w:jc w:val="both"/>
              <w:rPr>
                <w:rFonts w:ascii="Times New Normal" w:hAnsi="Times New Normal"/>
                <w:b/>
                <w:bCs/>
              </w:rPr>
            </w:pPr>
            <w:r w:rsidRPr="00EB5C21">
              <w:rPr>
                <w:rFonts w:ascii="Times New Normal" w:hAnsi="Times New Normal"/>
              </w:rPr>
              <w:t xml:space="preserve">Développement D'applications Et E-Services </w:t>
            </w:r>
          </w:p>
        </w:tc>
      </w:tr>
      <w:tr w:rsidR="000643EE" w:rsidRPr="00EB5C21" w14:paraId="6E6B8111" w14:textId="77777777" w:rsidTr="002760A3">
        <w:trPr>
          <w:trHeight w:val="255"/>
        </w:trPr>
        <w:tc>
          <w:tcPr>
            <w:tcW w:w="1065" w:type="dxa"/>
          </w:tcPr>
          <w:p w14:paraId="2228C378"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BD</w:t>
            </w:r>
          </w:p>
        </w:tc>
        <w:tc>
          <w:tcPr>
            <w:tcW w:w="5910" w:type="dxa"/>
          </w:tcPr>
          <w:p w14:paraId="10DFA28C" w14:textId="77777777" w:rsidR="000643EE" w:rsidRPr="00EB5C21" w:rsidRDefault="000643EE" w:rsidP="00EB5C21">
            <w:pPr>
              <w:pStyle w:val="Default"/>
              <w:spacing w:line="360" w:lineRule="auto"/>
              <w:ind w:left="387"/>
              <w:jc w:val="both"/>
              <w:rPr>
                <w:rFonts w:ascii="Times New Normal" w:hAnsi="Times New Normal"/>
                <w:b/>
                <w:bCs/>
              </w:rPr>
            </w:pPr>
            <w:r w:rsidRPr="00EB5C21">
              <w:rPr>
                <w:rFonts w:ascii="Times New Normal" w:hAnsi="Times New Normal"/>
              </w:rPr>
              <w:t>Base De Données</w:t>
            </w:r>
            <w:r w:rsidRPr="00EB5C21">
              <w:rPr>
                <w:rFonts w:ascii="Times New Normal" w:hAnsi="Times New Normal"/>
                <w:b/>
                <w:bCs/>
              </w:rPr>
              <w:t xml:space="preserve"> </w:t>
            </w:r>
          </w:p>
        </w:tc>
      </w:tr>
      <w:tr w:rsidR="000643EE" w:rsidRPr="00EB5C21" w14:paraId="27C4917C" w14:textId="77777777" w:rsidTr="002760A3">
        <w:trPr>
          <w:trHeight w:val="247"/>
        </w:trPr>
        <w:tc>
          <w:tcPr>
            <w:tcW w:w="1065" w:type="dxa"/>
          </w:tcPr>
          <w:p w14:paraId="2D434976"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RSI</w:t>
            </w:r>
          </w:p>
        </w:tc>
        <w:tc>
          <w:tcPr>
            <w:tcW w:w="5910" w:type="dxa"/>
          </w:tcPr>
          <w:p w14:paraId="0965F715" w14:textId="77777777" w:rsidR="000643EE" w:rsidRPr="00EB5C21" w:rsidRDefault="000643EE" w:rsidP="00EB5C21">
            <w:pPr>
              <w:pStyle w:val="Default"/>
              <w:spacing w:line="360" w:lineRule="auto"/>
              <w:ind w:left="387"/>
              <w:jc w:val="both"/>
              <w:rPr>
                <w:rFonts w:ascii="Times New Normal" w:hAnsi="Times New Normal"/>
                <w:b/>
                <w:bCs/>
              </w:rPr>
            </w:pPr>
            <w:r w:rsidRPr="00EB5C21">
              <w:rPr>
                <w:rFonts w:ascii="Times New Normal" w:hAnsi="Times New Normal"/>
              </w:rPr>
              <w:t xml:space="preserve">Réseaux Et Sécurité Informatique </w:t>
            </w:r>
          </w:p>
        </w:tc>
      </w:tr>
      <w:tr w:rsidR="000643EE" w:rsidRPr="00EB5C21" w14:paraId="138B4109" w14:textId="77777777" w:rsidTr="002760A3">
        <w:trPr>
          <w:trHeight w:val="345"/>
        </w:trPr>
        <w:tc>
          <w:tcPr>
            <w:tcW w:w="1065" w:type="dxa"/>
          </w:tcPr>
          <w:p w14:paraId="3B0E0602"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COM</w:t>
            </w:r>
          </w:p>
        </w:tc>
        <w:tc>
          <w:tcPr>
            <w:tcW w:w="5910" w:type="dxa"/>
          </w:tcPr>
          <w:p w14:paraId="24094AE7" w14:textId="77777777" w:rsidR="000643EE" w:rsidRPr="00EB5C21" w:rsidRDefault="000643EE" w:rsidP="00EB5C21">
            <w:pPr>
              <w:pStyle w:val="Default"/>
              <w:spacing w:line="360" w:lineRule="auto"/>
              <w:ind w:left="357"/>
              <w:jc w:val="both"/>
              <w:rPr>
                <w:rFonts w:ascii="Times New Normal" w:hAnsi="Times New Normal"/>
                <w:b/>
                <w:bCs/>
              </w:rPr>
            </w:pPr>
            <w:r w:rsidRPr="00EB5C21">
              <w:rPr>
                <w:rFonts w:ascii="Times New Normal" w:hAnsi="Times New Normal"/>
              </w:rPr>
              <w:t xml:space="preserve">Communication Digitale </w:t>
            </w:r>
          </w:p>
        </w:tc>
      </w:tr>
      <w:tr w:rsidR="000643EE" w:rsidRPr="00EB5C21" w14:paraId="688C2979" w14:textId="77777777" w:rsidTr="002760A3">
        <w:trPr>
          <w:trHeight w:val="247"/>
        </w:trPr>
        <w:tc>
          <w:tcPr>
            <w:tcW w:w="1065" w:type="dxa"/>
          </w:tcPr>
          <w:p w14:paraId="604AA3D3"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MMX</w:t>
            </w:r>
          </w:p>
        </w:tc>
        <w:tc>
          <w:tcPr>
            <w:tcW w:w="5910" w:type="dxa"/>
          </w:tcPr>
          <w:p w14:paraId="2A7BC047" w14:textId="77777777" w:rsidR="000643EE" w:rsidRPr="00EB5C21" w:rsidRDefault="000643EE" w:rsidP="00EB5C21">
            <w:pPr>
              <w:pStyle w:val="Default"/>
              <w:spacing w:line="360" w:lineRule="auto"/>
              <w:ind w:left="357"/>
              <w:jc w:val="both"/>
              <w:rPr>
                <w:rFonts w:ascii="Times New Normal" w:hAnsi="Times New Normal"/>
                <w:b/>
                <w:bCs/>
              </w:rPr>
            </w:pPr>
            <w:r w:rsidRPr="00EB5C21">
              <w:rPr>
                <w:rFonts w:ascii="Times New Normal" w:hAnsi="Times New Normal"/>
              </w:rPr>
              <w:t>Multimédia Et Arts Numériques</w:t>
            </w:r>
            <w:r w:rsidRPr="00EB5C21">
              <w:rPr>
                <w:rFonts w:ascii="Times New Normal" w:hAnsi="Times New Normal"/>
                <w:b/>
                <w:bCs/>
              </w:rPr>
              <w:t xml:space="preserve"> </w:t>
            </w:r>
          </w:p>
        </w:tc>
      </w:tr>
      <w:tr w:rsidR="000643EE" w:rsidRPr="00EB5C21" w14:paraId="5E66B938" w14:textId="77777777" w:rsidTr="002760A3">
        <w:trPr>
          <w:trHeight w:val="345"/>
        </w:trPr>
        <w:tc>
          <w:tcPr>
            <w:tcW w:w="1065" w:type="dxa"/>
          </w:tcPr>
          <w:p w14:paraId="6420044F"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CMD</w:t>
            </w:r>
          </w:p>
        </w:tc>
        <w:tc>
          <w:tcPr>
            <w:tcW w:w="5910" w:type="dxa"/>
          </w:tcPr>
          <w:p w14:paraId="3B52467B" w14:textId="77777777" w:rsidR="000643EE" w:rsidRPr="00EB5C21" w:rsidRDefault="000643EE" w:rsidP="00EB5C21">
            <w:pPr>
              <w:pStyle w:val="Default"/>
              <w:spacing w:line="360" w:lineRule="auto"/>
              <w:ind w:left="342"/>
              <w:jc w:val="both"/>
              <w:rPr>
                <w:rFonts w:ascii="Times New Normal" w:hAnsi="Times New Normal"/>
                <w:b/>
                <w:bCs/>
              </w:rPr>
            </w:pPr>
            <w:r w:rsidRPr="00EB5C21">
              <w:rPr>
                <w:rFonts w:ascii="Times New Normal" w:hAnsi="Times New Normal"/>
              </w:rPr>
              <w:t xml:space="preserve">E-Commerce Et Marketing Digital </w:t>
            </w:r>
          </w:p>
        </w:tc>
      </w:tr>
      <w:tr w:rsidR="000643EE" w:rsidRPr="00EB5C21" w14:paraId="1BF4C385" w14:textId="77777777" w:rsidTr="002760A3">
        <w:trPr>
          <w:trHeight w:val="270"/>
        </w:trPr>
        <w:tc>
          <w:tcPr>
            <w:tcW w:w="1065" w:type="dxa"/>
          </w:tcPr>
          <w:p w14:paraId="25DC7FB3" w14:textId="77777777" w:rsidR="000643EE" w:rsidRPr="00EB5C21" w:rsidRDefault="000643EE" w:rsidP="00EB5C21">
            <w:pPr>
              <w:pStyle w:val="Default"/>
              <w:spacing w:line="360" w:lineRule="auto"/>
              <w:ind w:left="247"/>
              <w:jc w:val="both"/>
              <w:rPr>
                <w:rFonts w:ascii="Times New Normal" w:hAnsi="Times New Normal"/>
                <w:b/>
                <w:bCs/>
              </w:rPr>
            </w:pPr>
            <w:r w:rsidRPr="00EB5C21">
              <w:rPr>
                <w:rFonts w:ascii="Times New Normal" w:hAnsi="Times New Normal"/>
                <w:b/>
                <w:bCs/>
              </w:rPr>
              <w:t>ATD</w:t>
            </w:r>
          </w:p>
        </w:tc>
        <w:tc>
          <w:tcPr>
            <w:tcW w:w="5910" w:type="dxa"/>
          </w:tcPr>
          <w:p w14:paraId="171BAE27" w14:textId="77777777" w:rsidR="000643EE" w:rsidRPr="00EB5C21" w:rsidRDefault="000643EE" w:rsidP="00EB5C21">
            <w:pPr>
              <w:pStyle w:val="Default"/>
              <w:spacing w:line="360" w:lineRule="auto"/>
              <w:ind w:left="357"/>
              <w:jc w:val="both"/>
              <w:rPr>
                <w:rFonts w:ascii="Times New Normal" w:hAnsi="Times New Normal"/>
                <w:b/>
                <w:bCs/>
              </w:rPr>
            </w:pPr>
            <w:r w:rsidRPr="00EB5C21">
              <w:rPr>
                <w:rFonts w:ascii="Times New Normal" w:hAnsi="Times New Normal"/>
              </w:rPr>
              <w:t xml:space="preserve">E-Administration Et Transformations Numériques </w:t>
            </w:r>
          </w:p>
        </w:tc>
      </w:tr>
    </w:tbl>
    <w:p w14:paraId="17FD8562" w14:textId="77777777" w:rsidR="000643EE" w:rsidRPr="00EB5C21" w:rsidRDefault="000643EE" w:rsidP="00EB5C21">
      <w:pPr>
        <w:pStyle w:val="Default"/>
        <w:spacing w:line="360" w:lineRule="auto"/>
        <w:jc w:val="both"/>
        <w:rPr>
          <w:b/>
          <w:bCs/>
        </w:rPr>
      </w:pPr>
    </w:p>
    <w:p w14:paraId="73F2BFB0" w14:textId="77777777" w:rsidR="000643EE" w:rsidRPr="00EB5C21" w:rsidRDefault="000643EE" w:rsidP="00EB5C21">
      <w:pPr>
        <w:spacing w:line="360" w:lineRule="auto"/>
        <w:rPr>
          <w:sz w:val="24"/>
          <w:szCs w:val="24"/>
        </w:rPr>
      </w:pPr>
      <w:r w:rsidRPr="00EB5C21">
        <w:rPr>
          <w:sz w:val="24"/>
          <w:szCs w:val="24"/>
        </w:rPr>
        <w:br w:type="textWrapping" w:clear="all"/>
      </w:r>
    </w:p>
    <w:p w14:paraId="42B0C0E4" w14:textId="77777777" w:rsidR="000643EE" w:rsidRPr="00EB5C21" w:rsidRDefault="000643EE" w:rsidP="00EB5C21">
      <w:pPr>
        <w:spacing w:line="360" w:lineRule="auto"/>
        <w:rPr>
          <w:sz w:val="24"/>
          <w:szCs w:val="24"/>
        </w:rPr>
      </w:pPr>
      <w:r w:rsidRPr="00EB5C21">
        <w:rPr>
          <w:sz w:val="24"/>
          <w:szCs w:val="24"/>
        </w:rPr>
        <w:br w:type="page"/>
      </w:r>
    </w:p>
    <w:p w14:paraId="11E4D1B5" w14:textId="77777777" w:rsidR="000643EE" w:rsidRPr="00EB5C21" w:rsidRDefault="000643EE" w:rsidP="00EB5C21">
      <w:pPr>
        <w:spacing w:line="360" w:lineRule="auto"/>
        <w:rPr>
          <w:rFonts w:ascii="Times New Roman" w:hAnsi="Times New Roman" w:cs="Times New Roman"/>
          <w:b/>
          <w:bCs/>
          <w:sz w:val="24"/>
          <w:szCs w:val="24"/>
          <w:u w:val="single"/>
        </w:rPr>
      </w:pPr>
      <w:r w:rsidRPr="00EB5C21">
        <w:rPr>
          <w:rFonts w:ascii="Times New Roman" w:hAnsi="Times New Roman" w:cs="Times New Roman"/>
          <w:b/>
          <w:bCs/>
          <w:sz w:val="24"/>
          <w:szCs w:val="24"/>
        </w:rPr>
        <w:lastRenderedPageBreak/>
        <w:t xml:space="preserve">                                    </w:t>
      </w:r>
      <w:r w:rsidRPr="00EB5C21">
        <w:rPr>
          <w:rFonts w:ascii="Times New Roman" w:hAnsi="Times New Roman" w:cs="Times New Roman"/>
          <w:b/>
          <w:bCs/>
          <w:sz w:val="24"/>
          <w:szCs w:val="24"/>
          <w:u w:val="single"/>
        </w:rPr>
        <w:t>INTRODUCTION</w:t>
      </w:r>
    </w:p>
    <w:p w14:paraId="124DCF4B" w14:textId="77777777" w:rsidR="000643EE" w:rsidRPr="00EB5C21" w:rsidRDefault="000643EE" w:rsidP="00EB5C21">
      <w:pPr>
        <w:spacing w:line="360" w:lineRule="auto"/>
        <w:rPr>
          <w:rFonts w:ascii="Times New Roman" w:hAnsi="Times New Roman" w:cs="Times New Roman"/>
          <w:sz w:val="24"/>
          <w:szCs w:val="24"/>
        </w:rPr>
      </w:pPr>
    </w:p>
    <w:p w14:paraId="4E162F1C" w14:textId="291FF7EF" w:rsidR="000643EE" w:rsidRPr="00EB5C21" w:rsidRDefault="000643EE">
      <w:pPr>
        <w:spacing w:line="360" w:lineRule="auto"/>
        <w:jc w:val="both"/>
        <w:rPr>
          <w:rFonts w:ascii="Times New Roman" w:hAnsi="Times New Roman" w:cs="Times New Roman"/>
          <w:sz w:val="24"/>
          <w:szCs w:val="24"/>
        </w:rPr>
        <w:pPrChange w:id="72" w:author="Dr KROA" w:date="2024-08-09T23:09:00Z">
          <w:pPr>
            <w:spacing w:line="360" w:lineRule="auto"/>
          </w:pPr>
        </w:pPrChange>
      </w:pPr>
      <w:r w:rsidRPr="00EB5C21">
        <w:rPr>
          <w:rFonts w:ascii="Times New Roman" w:hAnsi="Times New Roman" w:cs="Times New Roman"/>
          <w:sz w:val="24"/>
          <w:szCs w:val="24"/>
        </w:rPr>
        <w:t xml:space="preserve">Dans un monde où l'artisanat occupe une place importante dans l'économie et la culture, la Côte d'Ivoire se distingue par son riche patrimoine artisanal. Notre </w:t>
      </w:r>
      <w:r w:rsidR="0096548F" w:rsidRPr="00EB5C21">
        <w:rPr>
          <w:rFonts w:ascii="Times New Roman" w:hAnsi="Times New Roman" w:cs="Times New Roman"/>
          <w:sz w:val="24"/>
          <w:szCs w:val="24"/>
        </w:rPr>
        <w:t>projet collectif</w:t>
      </w:r>
      <w:r w:rsidRPr="00EB5C21">
        <w:rPr>
          <w:rFonts w:ascii="Times New Roman" w:hAnsi="Times New Roman" w:cs="Times New Roman"/>
          <w:sz w:val="24"/>
          <w:szCs w:val="24"/>
        </w:rPr>
        <w:t xml:space="preserve"> tutoré à l'université virtuelle de Côte </w:t>
      </w:r>
      <w:r w:rsidR="0096548F" w:rsidRPr="00EB5C21">
        <w:rPr>
          <w:rFonts w:ascii="Times New Roman" w:hAnsi="Times New Roman" w:cs="Times New Roman"/>
          <w:sz w:val="24"/>
          <w:szCs w:val="24"/>
        </w:rPr>
        <w:t>d’Ivoire vise</w:t>
      </w:r>
      <w:r w:rsidRPr="00EB5C21">
        <w:rPr>
          <w:rFonts w:ascii="Times New Roman" w:hAnsi="Times New Roman" w:cs="Times New Roman"/>
          <w:sz w:val="24"/>
          <w:szCs w:val="24"/>
        </w:rPr>
        <w:t xml:space="preserve"> à la création d'une Plate-forme Nationale de Promotion des Métiers Artisanaux de la Côte d'Ivoire, une initiative novatrice visant à célébrer et soutenir les artisans locaux.</w:t>
      </w:r>
    </w:p>
    <w:p w14:paraId="441A2E39" w14:textId="5A9A4A59" w:rsidR="000643EE" w:rsidRPr="00EB5C21" w:rsidRDefault="000643EE">
      <w:pPr>
        <w:spacing w:line="360" w:lineRule="auto"/>
        <w:jc w:val="both"/>
        <w:rPr>
          <w:rFonts w:ascii="Times New Roman" w:hAnsi="Times New Roman" w:cs="Times New Roman"/>
          <w:sz w:val="24"/>
          <w:szCs w:val="24"/>
        </w:rPr>
        <w:pPrChange w:id="73" w:author="Dr KROA" w:date="2024-08-09T23:11:00Z">
          <w:pPr>
            <w:spacing w:line="360" w:lineRule="auto"/>
          </w:pPr>
        </w:pPrChange>
      </w:pPr>
      <w:r w:rsidRPr="00EB5C21">
        <w:rPr>
          <w:rFonts w:ascii="Times New Roman" w:hAnsi="Times New Roman" w:cs="Times New Roman"/>
          <w:sz w:val="24"/>
          <w:szCs w:val="24"/>
        </w:rPr>
        <w:t xml:space="preserve">L'artisanat en Côte d'Ivoire est bien plus qu'une activité économique ; c'est un héritage transmis de génération en génération, reflétant l'identité et la créativité du peuple ivoirien. Notre plateforme vise à offrir aux artisans un espace numérique où ils pourront exposer leurs créations uniques, être en contact avec des clients </w:t>
      </w:r>
      <w:r w:rsidR="00A9087B" w:rsidRPr="00EB5C21">
        <w:rPr>
          <w:rFonts w:ascii="Times New Roman" w:hAnsi="Times New Roman" w:cs="Times New Roman"/>
          <w:sz w:val="24"/>
          <w:szCs w:val="24"/>
        </w:rPr>
        <w:t>potentiels, avoir</w:t>
      </w:r>
      <w:r w:rsidRPr="00EB5C21">
        <w:rPr>
          <w:rFonts w:ascii="Times New Roman" w:hAnsi="Times New Roman" w:cs="Times New Roman"/>
          <w:sz w:val="24"/>
          <w:szCs w:val="24"/>
        </w:rPr>
        <w:t xml:space="preserve"> de la notoriété et la </w:t>
      </w:r>
      <w:r w:rsidR="00A9087B" w:rsidRPr="00EB5C21">
        <w:rPr>
          <w:rFonts w:ascii="Times New Roman" w:hAnsi="Times New Roman" w:cs="Times New Roman"/>
          <w:sz w:val="24"/>
          <w:szCs w:val="24"/>
        </w:rPr>
        <w:t>visibilité, permettent d’augmenter</w:t>
      </w:r>
      <w:r w:rsidRPr="00EB5C21">
        <w:rPr>
          <w:rFonts w:ascii="Times New Roman" w:hAnsi="Times New Roman" w:cs="Times New Roman"/>
          <w:sz w:val="24"/>
          <w:szCs w:val="24"/>
        </w:rPr>
        <w:t xml:space="preserve"> leur chiffre </w:t>
      </w:r>
      <w:r w:rsidR="00A9087B" w:rsidRPr="00EB5C21">
        <w:rPr>
          <w:rFonts w:ascii="Times New Roman" w:hAnsi="Times New Roman" w:cs="Times New Roman"/>
          <w:sz w:val="24"/>
          <w:szCs w:val="24"/>
        </w:rPr>
        <w:t>d’affaires</w:t>
      </w:r>
      <w:r w:rsidRPr="00EB5C21">
        <w:rPr>
          <w:rFonts w:ascii="Times New Roman" w:hAnsi="Times New Roman" w:cs="Times New Roman"/>
          <w:sz w:val="24"/>
          <w:szCs w:val="24"/>
        </w:rPr>
        <w:t xml:space="preserve">, </w:t>
      </w:r>
      <w:r w:rsidR="00A9087B" w:rsidRPr="00EB5C21">
        <w:rPr>
          <w:rFonts w:ascii="Times New Roman" w:hAnsi="Times New Roman" w:cs="Times New Roman"/>
          <w:sz w:val="24"/>
          <w:szCs w:val="24"/>
        </w:rPr>
        <w:t>aussi raconter</w:t>
      </w:r>
      <w:r w:rsidRPr="00EB5C21">
        <w:rPr>
          <w:rFonts w:ascii="Times New Roman" w:hAnsi="Times New Roman" w:cs="Times New Roman"/>
          <w:sz w:val="24"/>
          <w:szCs w:val="24"/>
        </w:rPr>
        <w:t xml:space="preserve"> l'histoire derrière chaque pièce, et interagir directement avec les amateurs d'artisanat, tant localement qu'à l'international.</w:t>
      </w:r>
    </w:p>
    <w:p w14:paraId="3B6C0D82" w14:textId="77777777" w:rsidR="000643EE" w:rsidRPr="00EB5C21" w:rsidRDefault="000643EE">
      <w:pPr>
        <w:spacing w:line="360" w:lineRule="auto"/>
        <w:jc w:val="both"/>
        <w:rPr>
          <w:rFonts w:ascii="Times New Roman" w:hAnsi="Times New Roman" w:cs="Times New Roman"/>
          <w:sz w:val="24"/>
          <w:szCs w:val="24"/>
        </w:rPr>
        <w:pPrChange w:id="74" w:author="Dr KROA" w:date="2024-08-09T23:11:00Z">
          <w:pPr>
            <w:spacing w:line="360" w:lineRule="auto"/>
          </w:pPr>
        </w:pPrChange>
      </w:pPr>
      <w:r w:rsidRPr="00EB5C21">
        <w:rPr>
          <w:rFonts w:ascii="Times New Roman" w:hAnsi="Times New Roman" w:cs="Times New Roman"/>
          <w:sz w:val="24"/>
          <w:szCs w:val="24"/>
        </w:rPr>
        <w:t>En outre, la Plate-forme Nationale de Promotion des Métiers Artisanaux de la Côte d'Ivoire s'engage à sensibiliser le public à l'importance de soutenir les métiers artisanaux locaux, non seulement pour préserver le savoir-faire ancestral, mais aussi pour encourager le développement durable et l'autonomisation des communautés artisanales à travers le pays. En unissant traditions et technologies, notre projet aspire à créer un pont entre le passé et l'avenir, offrant aux artisans ivoiriens une vitrine digitale pour rayonner et prospérer dans un monde de plus en plus connecté.</w:t>
      </w:r>
    </w:p>
    <w:p w14:paraId="3B4F1509" w14:textId="77777777" w:rsidR="000643EE" w:rsidRPr="00EB5C21" w:rsidRDefault="000643EE" w:rsidP="00EB5C21">
      <w:pPr>
        <w:spacing w:line="360" w:lineRule="auto"/>
        <w:rPr>
          <w:rFonts w:ascii="Times New Roman" w:hAnsi="Times New Roman" w:cs="Times New Roman"/>
          <w:sz w:val="24"/>
          <w:szCs w:val="24"/>
        </w:rPr>
      </w:pPr>
      <w:r w:rsidRPr="00EB5C21">
        <w:rPr>
          <w:rFonts w:ascii="Times New Roman" w:hAnsi="Times New Roman" w:cs="Times New Roman"/>
          <w:sz w:val="24"/>
          <w:szCs w:val="24"/>
        </w:rPr>
        <w:br w:type="page"/>
      </w:r>
    </w:p>
    <w:p w14:paraId="63E6C7D2" w14:textId="77777777" w:rsidR="00D4417A" w:rsidRPr="00EB5C21" w:rsidRDefault="00D4417A" w:rsidP="00EB5C21">
      <w:pPr>
        <w:pStyle w:val="Paragraphedeliste"/>
        <w:numPr>
          <w:ilvl w:val="0"/>
          <w:numId w:val="1"/>
        </w:numPr>
        <w:spacing w:line="360" w:lineRule="auto"/>
        <w:jc w:val="both"/>
        <w:rPr>
          <w:rFonts w:ascii="Times New Roman" w:hAnsi="Times New Roman" w:cs="Times New Roman"/>
          <w:sz w:val="24"/>
          <w:szCs w:val="24"/>
          <w:u w:val="single"/>
        </w:rPr>
      </w:pPr>
      <w:r w:rsidRPr="00EB5C21">
        <w:rPr>
          <w:rFonts w:ascii="Times New Roman" w:hAnsi="Times New Roman" w:cs="Times New Roman"/>
          <w:b/>
          <w:sz w:val="24"/>
          <w:szCs w:val="24"/>
          <w:u w:val="single"/>
        </w:rPr>
        <w:lastRenderedPageBreak/>
        <w:t>CONTEXTE DU PCT</w:t>
      </w:r>
      <w:r w:rsidRPr="00EB5C21">
        <w:rPr>
          <w:rFonts w:ascii="Times New Roman" w:hAnsi="Times New Roman" w:cs="Times New Roman"/>
          <w:sz w:val="24"/>
          <w:szCs w:val="24"/>
          <w:u w:val="single"/>
        </w:rPr>
        <w:t xml:space="preserve"> </w:t>
      </w:r>
      <w:r w:rsidRPr="00EB5C21">
        <w:rPr>
          <w:rFonts w:ascii="Times New Roman" w:hAnsi="Times New Roman" w:cs="Times New Roman"/>
          <w:b/>
          <w:sz w:val="24"/>
          <w:szCs w:val="24"/>
          <w:u w:val="single"/>
        </w:rPr>
        <w:t>(Projet Collectif Tutoré)</w:t>
      </w:r>
      <w:r w:rsidRPr="00EB5C21">
        <w:rPr>
          <w:rFonts w:ascii="Times New Roman" w:hAnsi="Times New Roman" w:cs="Times New Roman"/>
          <w:sz w:val="24"/>
          <w:szCs w:val="24"/>
          <w:u w:val="single"/>
        </w:rPr>
        <w:t xml:space="preserve"> </w:t>
      </w:r>
    </w:p>
    <w:p w14:paraId="278C9D0E"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Un groupe d’hommes d'affaires ivoiriens souhaite financer une startup dans le domaine du numérique. En effet, vu le développement fulgurant du numérique et les opportunités d'affaires dans ce secteur, ce groupe envisage de lancer une solution numérique de promotion des artisans. Ayant constaté que les artisans représentent la couche professionnelle la plus importante en Côte d’Ivoire.</w:t>
      </w:r>
    </w:p>
    <w:p w14:paraId="5871ECCA" w14:textId="53CC173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 xml:space="preserve">En effet, il nous est donné de constater que plusieurs artisans très expérimentés produisent des biens et services de qualité. Mais ils peinent à faire connaître leurs compétences auprès </w:t>
      </w:r>
      <w:r w:rsidR="0096548F" w:rsidRPr="00EB5C21">
        <w:rPr>
          <w:rFonts w:ascii="Times New Roman" w:hAnsi="Times New Roman" w:cs="Times New Roman"/>
          <w:sz w:val="24"/>
          <w:szCs w:val="24"/>
        </w:rPr>
        <w:t>des populations</w:t>
      </w:r>
      <w:r w:rsidRPr="00EB5C21">
        <w:rPr>
          <w:rFonts w:ascii="Times New Roman" w:hAnsi="Times New Roman" w:cs="Times New Roman"/>
          <w:sz w:val="24"/>
          <w:szCs w:val="24"/>
        </w:rPr>
        <w:t>. Par ailleurs, les populations expriment souvent des besoins auxquels les artisans peuvent apporter des solutions sans savoir où et comment contacter ces artisans.</w:t>
      </w:r>
    </w:p>
    <w:p w14:paraId="2595DEE5"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Le développement du numérique aidant, la solution recherchée doit faire le pont entre artisans et populations. Chaque artisan qui le désire pourra s’inscrire sur cette plateforme pour y faire sa promotion. Chaque client pourra à son niveau s’y rendre, exprimer son besoin et avoir le ou les contact(s) des artisans qui sont à même de lui apporter une solution.</w:t>
      </w:r>
    </w:p>
    <w:p w14:paraId="0194C50C" w14:textId="77777777" w:rsidR="00D4417A" w:rsidRPr="00EB5C21" w:rsidRDefault="00D4417A" w:rsidP="00EB5C21">
      <w:pPr>
        <w:spacing w:line="360" w:lineRule="auto"/>
        <w:jc w:val="both"/>
        <w:rPr>
          <w:rFonts w:ascii="Times New Roman" w:hAnsi="Times New Roman" w:cs="Times New Roman"/>
          <w:sz w:val="24"/>
          <w:szCs w:val="24"/>
        </w:rPr>
      </w:pPr>
    </w:p>
    <w:p w14:paraId="43580645" w14:textId="77777777" w:rsidR="00D4417A" w:rsidRPr="00EB5C21" w:rsidRDefault="00D4417A" w:rsidP="00EB5C21">
      <w:pPr>
        <w:pStyle w:val="Paragraphedeliste"/>
        <w:spacing w:after="0" w:line="360" w:lineRule="auto"/>
        <w:ind w:left="1080"/>
        <w:jc w:val="both"/>
        <w:rPr>
          <w:rFonts w:ascii="Book Antiqua" w:hAnsi="Book Antiqua" w:cs="Times New Roman"/>
          <w:b/>
          <w:sz w:val="24"/>
          <w:szCs w:val="24"/>
        </w:rPr>
      </w:pPr>
      <w:r w:rsidRPr="00EB5C21">
        <w:rPr>
          <w:rFonts w:ascii="Book Antiqua" w:hAnsi="Book Antiqua" w:cs="Times New Roman"/>
          <w:bCs/>
          <w:sz w:val="24"/>
          <w:szCs w:val="24"/>
        </w:rPr>
        <w:t xml:space="preserve">             I.1. </w:t>
      </w:r>
      <w:r w:rsidRPr="00EB5C21">
        <w:rPr>
          <w:rFonts w:ascii="Book Antiqua" w:hAnsi="Book Antiqua" w:cs="Times New Roman"/>
          <w:b/>
          <w:sz w:val="24"/>
          <w:szCs w:val="24"/>
        </w:rPr>
        <w:t>Description du projet</w:t>
      </w:r>
    </w:p>
    <w:p w14:paraId="22F565A7" w14:textId="77777777" w:rsidR="00D4417A" w:rsidRPr="00EB5C21" w:rsidRDefault="00D4417A" w:rsidP="00EB5C21">
      <w:pPr>
        <w:pStyle w:val="Paragraphedeliste"/>
        <w:spacing w:after="0" w:line="360" w:lineRule="auto"/>
        <w:ind w:left="1080"/>
        <w:jc w:val="both"/>
        <w:rPr>
          <w:rFonts w:ascii="Book Antiqua" w:hAnsi="Book Antiqua" w:cs="Times New Roman"/>
          <w:bCs/>
          <w:sz w:val="24"/>
          <w:szCs w:val="24"/>
        </w:rPr>
      </w:pPr>
    </w:p>
    <w:p w14:paraId="3B497BC7" w14:textId="77777777" w:rsidR="00D4417A" w:rsidRPr="00EB5C21" w:rsidRDefault="00D4417A">
      <w:pPr>
        <w:pStyle w:val="Paragraphedeliste"/>
        <w:spacing w:after="0" w:line="360" w:lineRule="auto"/>
        <w:ind w:left="142"/>
        <w:jc w:val="both"/>
        <w:rPr>
          <w:rFonts w:ascii="Times New Roman" w:hAnsi="Times New Roman" w:cs="Times New Roman"/>
          <w:bCs/>
          <w:sz w:val="24"/>
          <w:szCs w:val="24"/>
        </w:rPr>
        <w:pPrChange w:id="75" w:author="Dr KROA" w:date="2024-08-09T23:43:00Z">
          <w:pPr>
            <w:pStyle w:val="Paragraphedeliste"/>
            <w:spacing w:after="0" w:line="360" w:lineRule="auto"/>
            <w:ind w:left="1080"/>
            <w:jc w:val="both"/>
          </w:pPr>
        </w:pPrChange>
      </w:pPr>
      <w:r w:rsidRPr="00EB5C21">
        <w:rPr>
          <w:rFonts w:ascii="Times New Roman" w:hAnsi="Times New Roman" w:cs="Times New Roman"/>
          <w:bCs/>
          <w:sz w:val="24"/>
          <w:szCs w:val="24"/>
        </w:rPr>
        <w:t>Le projet consiste à développer une application mobile dédiée aux artisans, créant ainsi une plateforme conviviale pour présenter leurs services, gérer leurs commandes et organiser leur emploi du temps. Cette application a pour objectif de faciliter la visibilité des artisans, d'augmenter leur clientèle et d'optimiser leur gestion quotidienne. En favorisant une interaction efficace entre les artisans et les clients, l'application contribuera à dynamiser le secteur artisanal et à rendre les services artisanaux plus accessibles à la communauté locale. Grâce à cette application, les artisans disposeront d'un outil puissant pour se promouvoir et gérer leur activité de manière plus efficace, renforçant ainsi la connexion entre artisans et clients pour favoriser la croissance du secteur artisanal.</w:t>
      </w:r>
    </w:p>
    <w:p w14:paraId="0D1E5F68" w14:textId="77777777" w:rsidR="00D4417A" w:rsidRPr="00EB5C21" w:rsidRDefault="00D4417A" w:rsidP="00EB5C21">
      <w:pPr>
        <w:pStyle w:val="Paragraphedeliste"/>
        <w:spacing w:after="0" w:line="360" w:lineRule="auto"/>
        <w:ind w:left="1080"/>
        <w:jc w:val="both"/>
        <w:rPr>
          <w:rFonts w:ascii="Times New Roman" w:hAnsi="Times New Roman" w:cs="Times New Roman"/>
          <w:bCs/>
          <w:sz w:val="24"/>
          <w:szCs w:val="24"/>
        </w:rPr>
      </w:pPr>
    </w:p>
    <w:p w14:paraId="613ED1A6" w14:textId="77777777" w:rsidR="00D4417A" w:rsidRPr="00EB5C21" w:rsidRDefault="00D4417A" w:rsidP="00EB5C21">
      <w:pPr>
        <w:pStyle w:val="Paragraphedeliste"/>
        <w:spacing w:after="0" w:line="360" w:lineRule="auto"/>
        <w:ind w:left="1080"/>
        <w:jc w:val="both"/>
        <w:rPr>
          <w:rFonts w:ascii="Times New Roman" w:hAnsi="Times New Roman" w:cs="Times New Roman"/>
          <w:bCs/>
          <w:sz w:val="24"/>
          <w:szCs w:val="24"/>
        </w:rPr>
      </w:pPr>
    </w:p>
    <w:p w14:paraId="41FDC856" w14:textId="77777777" w:rsidR="00D4417A" w:rsidRPr="00EB5C21" w:rsidRDefault="00D4417A" w:rsidP="00EB5C21">
      <w:pPr>
        <w:spacing w:line="360" w:lineRule="auto"/>
        <w:jc w:val="both"/>
        <w:rPr>
          <w:rFonts w:ascii="Times New Roman" w:hAnsi="Times New Roman" w:cs="Times New Roman"/>
          <w:sz w:val="24"/>
          <w:szCs w:val="24"/>
        </w:rPr>
      </w:pPr>
    </w:p>
    <w:p w14:paraId="2BD7577D" w14:textId="77777777" w:rsidR="00D4417A" w:rsidRDefault="00D4417A" w:rsidP="00EB5C21">
      <w:pPr>
        <w:spacing w:line="360" w:lineRule="auto"/>
        <w:jc w:val="both"/>
        <w:rPr>
          <w:ins w:id="76" w:author="Dr KROA" w:date="2024-08-09T23:46:00Z"/>
          <w:rFonts w:ascii="Times New Roman" w:hAnsi="Times New Roman" w:cs="Times New Roman"/>
          <w:sz w:val="24"/>
          <w:szCs w:val="24"/>
        </w:rPr>
      </w:pPr>
    </w:p>
    <w:p w14:paraId="6C8DD630" w14:textId="77777777" w:rsidR="00A85B72" w:rsidRPr="00EB5C21" w:rsidRDefault="00A85B72" w:rsidP="00EB5C21">
      <w:pPr>
        <w:spacing w:line="360" w:lineRule="auto"/>
        <w:jc w:val="both"/>
        <w:rPr>
          <w:rFonts w:ascii="Times New Roman" w:hAnsi="Times New Roman" w:cs="Times New Roman"/>
          <w:sz w:val="24"/>
          <w:szCs w:val="24"/>
        </w:rPr>
      </w:pPr>
    </w:p>
    <w:p w14:paraId="7F443125" w14:textId="0906130E" w:rsidR="00D4417A" w:rsidRPr="00EB5C21" w:rsidRDefault="00D4417A" w:rsidP="00EB5C21">
      <w:pPr>
        <w:pStyle w:val="Paragraphedeliste"/>
        <w:spacing w:after="0" w:line="360" w:lineRule="auto"/>
        <w:ind w:left="1080"/>
        <w:jc w:val="both"/>
        <w:rPr>
          <w:rFonts w:ascii="Times New Roman" w:hAnsi="Times New Roman" w:cs="Times New Roman"/>
          <w:b/>
          <w:sz w:val="24"/>
          <w:szCs w:val="24"/>
        </w:rPr>
      </w:pPr>
      <w:r w:rsidRPr="00EB5C21">
        <w:rPr>
          <w:rFonts w:ascii="Book Antiqua" w:hAnsi="Book Antiqua" w:cs="Times New Roman"/>
          <w:bCs/>
          <w:sz w:val="24"/>
          <w:szCs w:val="24"/>
        </w:rPr>
        <w:lastRenderedPageBreak/>
        <w:t xml:space="preserve">I.2. </w:t>
      </w:r>
      <w:del w:id="77" w:author="Dr KROA" w:date="2024-08-09T23:46:00Z">
        <w:r w:rsidRPr="00EB5C21" w:rsidDel="00A85B72">
          <w:rPr>
            <w:rFonts w:ascii="Times New Roman" w:hAnsi="Times New Roman" w:cs="Times New Roman"/>
            <w:b/>
            <w:sz w:val="24"/>
            <w:szCs w:val="24"/>
          </w:rPr>
          <w:delText>Le s</w:delText>
        </w:r>
      </w:del>
      <w:ins w:id="78" w:author="Dr KROA" w:date="2024-08-09T23:46:00Z">
        <w:r w:rsidR="00A85B72">
          <w:rPr>
            <w:rFonts w:ascii="Times New Roman" w:hAnsi="Times New Roman" w:cs="Times New Roman"/>
            <w:b/>
            <w:sz w:val="24"/>
            <w:szCs w:val="24"/>
          </w:rPr>
          <w:t>S</w:t>
        </w:r>
      </w:ins>
      <w:r w:rsidRPr="00EB5C21">
        <w:rPr>
          <w:rFonts w:ascii="Times New Roman" w:hAnsi="Times New Roman" w:cs="Times New Roman"/>
          <w:b/>
          <w:sz w:val="24"/>
          <w:szCs w:val="24"/>
        </w:rPr>
        <w:t>ecteur informel et l’artisanat en Côte d’ivoire</w:t>
      </w:r>
    </w:p>
    <w:p w14:paraId="0348B2B7" w14:textId="77777777" w:rsidR="006B74AD" w:rsidRPr="00EB5C21" w:rsidRDefault="006B74AD" w:rsidP="00EB5C21">
      <w:pPr>
        <w:pStyle w:val="Paragraphedeliste"/>
        <w:spacing w:after="0" w:line="360" w:lineRule="auto"/>
        <w:ind w:left="1080"/>
        <w:jc w:val="both"/>
        <w:rPr>
          <w:rFonts w:ascii="Times New Roman" w:hAnsi="Times New Roman" w:cs="Times New Roman"/>
          <w:bCs/>
          <w:sz w:val="24"/>
          <w:szCs w:val="24"/>
        </w:rPr>
      </w:pPr>
    </w:p>
    <w:p w14:paraId="761E575E"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Le secteur informel et l'artisanat jouent un rôle crucial dans l'économie ivoirienne, offrant des opportunités d'emploi et contribuant à la diversité culturelle du pays. L'artisanat en Côte d'Ivoire est riche et varié, allant de la sculpture sur bois et sur métal à la fabrication de bijoux et de textiles traditionnels. Ces métiers artisanaux sont souvent transmis de génération en génération, préservant ainsi le patrimoine culturel du pays.</w:t>
      </w:r>
    </w:p>
    <w:p w14:paraId="050AA5F7"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Dans le secteur informel, de nombreux Ivoiriens exercent des activités économiques sans être formellement enregistrés, ce qui présente à la fois des défis et des avantages. Bien que le secteur informel puisse manquer de réglementation et de protection sociale, il offre une flexibilité et une opportunité d'emploi à de nombreux individus qui ne peuvent pas accéder au secteur formel.</w:t>
      </w:r>
    </w:p>
    <w:p w14:paraId="048DAF1B"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Pour soutenir le secteur informel et l'artisanat en Côte d'Ivoire, des initiatives telles que l'application développée dans le projet tutoré de l'université virtuelle peuvent jouer un rôle essentiel. En facilitant la promotion et la commercialisation des produits artisanaux, ces initiatives contribuent à renforcer l'économie locale, à valoriser le savoir-faire traditionnel et à améliorer les conditions de vie des artisans.</w:t>
      </w:r>
    </w:p>
    <w:p w14:paraId="4A833F07" w14:textId="77777777" w:rsidR="00D4417A" w:rsidRPr="00EB5C21" w:rsidRDefault="00D4417A" w:rsidP="00EB5C21">
      <w:pPr>
        <w:spacing w:line="360" w:lineRule="auto"/>
        <w:rPr>
          <w:rFonts w:ascii="Times New Roman" w:hAnsi="Times New Roman" w:cs="Times New Roman"/>
          <w:sz w:val="24"/>
          <w:szCs w:val="24"/>
        </w:rPr>
      </w:pPr>
    </w:p>
    <w:p w14:paraId="7C609C37" w14:textId="4741DE9E" w:rsidR="006B74AD" w:rsidRPr="00EB5C21" w:rsidRDefault="00D4417A" w:rsidP="00EB5C21">
      <w:pPr>
        <w:pStyle w:val="Paragraphedeliste"/>
        <w:spacing w:after="0" w:line="360" w:lineRule="auto"/>
        <w:ind w:left="1080"/>
        <w:jc w:val="both"/>
        <w:rPr>
          <w:rFonts w:ascii="Times New Roman" w:hAnsi="Times New Roman" w:cs="Times New Roman"/>
          <w:b/>
          <w:sz w:val="24"/>
          <w:szCs w:val="24"/>
        </w:rPr>
      </w:pPr>
      <w:r w:rsidRPr="00EB5C21">
        <w:rPr>
          <w:rFonts w:ascii="Book Antiqua" w:hAnsi="Book Antiqua" w:cs="Times New Roman"/>
          <w:bCs/>
          <w:sz w:val="24"/>
          <w:szCs w:val="24"/>
        </w:rPr>
        <w:t>I.3</w:t>
      </w:r>
      <w:r w:rsidRPr="00EB5C21">
        <w:rPr>
          <w:rFonts w:ascii="Book Antiqua" w:hAnsi="Book Antiqua" w:cs="Times New Roman"/>
          <w:b/>
          <w:sz w:val="24"/>
          <w:szCs w:val="24"/>
        </w:rPr>
        <w:t xml:space="preserve">. </w:t>
      </w:r>
      <w:del w:id="79" w:author="Dr KROA" w:date="2024-08-09T23:49:00Z">
        <w:r w:rsidRPr="00EB5C21" w:rsidDel="00A85B72">
          <w:rPr>
            <w:rFonts w:ascii="Times New Roman" w:hAnsi="Times New Roman" w:cs="Times New Roman"/>
            <w:b/>
            <w:sz w:val="24"/>
            <w:szCs w:val="24"/>
          </w:rPr>
          <w:delText xml:space="preserve">Le </w:delText>
        </w:r>
      </w:del>
      <w:ins w:id="80" w:author="Dr KROA" w:date="2024-08-09T23:50:00Z">
        <w:r w:rsidR="00A85B72">
          <w:rPr>
            <w:rFonts w:ascii="Times New Roman" w:hAnsi="Times New Roman" w:cs="Times New Roman"/>
            <w:b/>
            <w:sz w:val="24"/>
            <w:szCs w:val="24"/>
          </w:rPr>
          <w:t xml:space="preserve">Usage du </w:t>
        </w:r>
      </w:ins>
      <w:r w:rsidRPr="00EB5C21">
        <w:rPr>
          <w:rFonts w:ascii="Times New Roman" w:hAnsi="Times New Roman" w:cs="Times New Roman"/>
          <w:b/>
          <w:sz w:val="24"/>
          <w:szCs w:val="24"/>
        </w:rPr>
        <w:t xml:space="preserve">numérique </w:t>
      </w:r>
      <w:del w:id="81" w:author="Dr KROA" w:date="2024-08-09T23:50:00Z">
        <w:r w:rsidRPr="00EB5C21" w:rsidDel="00A85B72">
          <w:rPr>
            <w:rFonts w:ascii="Times New Roman" w:hAnsi="Times New Roman" w:cs="Times New Roman"/>
            <w:b/>
            <w:sz w:val="24"/>
            <w:szCs w:val="24"/>
          </w:rPr>
          <w:delText xml:space="preserve">et son usage </w:delText>
        </w:r>
      </w:del>
      <w:r w:rsidRPr="00EB5C21">
        <w:rPr>
          <w:rFonts w:ascii="Times New Roman" w:hAnsi="Times New Roman" w:cs="Times New Roman"/>
          <w:b/>
          <w:sz w:val="24"/>
          <w:szCs w:val="24"/>
        </w:rPr>
        <w:t>par les populations ivoiriennes</w:t>
      </w:r>
    </w:p>
    <w:p w14:paraId="63A2E353" w14:textId="77777777" w:rsidR="006B74AD" w:rsidRPr="00EB5C21" w:rsidRDefault="006B74AD" w:rsidP="00EB5C21">
      <w:pPr>
        <w:pStyle w:val="Paragraphedeliste"/>
        <w:spacing w:after="0" w:line="360" w:lineRule="auto"/>
        <w:ind w:left="1080"/>
        <w:jc w:val="both"/>
        <w:rPr>
          <w:rFonts w:ascii="Times New Roman" w:hAnsi="Times New Roman" w:cs="Times New Roman"/>
          <w:b/>
          <w:sz w:val="24"/>
          <w:szCs w:val="24"/>
        </w:rPr>
      </w:pPr>
    </w:p>
    <w:p w14:paraId="6776BF4A"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Le numérique et son utilisation par les populations ivoiriennes constituent un sujet d'une importance croissante dans le contexte actuel de transformation numérique. En Côte d'Ivoire, l'adoption des technologies numériques a connu une expansion significative, notamment avec la popularité des smartphones et l'accès accru à Internet.</w:t>
      </w:r>
    </w:p>
    <w:p w14:paraId="51955AEA" w14:textId="77777777" w:rsidR="00D4417A" w:rsidRPr="00EB5C21" w:rsidRDefault="00D4417A" w:rsidP="00EB5C21">
      <w:pPr>
        <w:spacing w:line="360" w:lineRule="auto"/>
        <w:jc w:val="both"/>
        <w:rPr>
          <w:rFonts w:ascii="Times New Roman" w:hAnsi="Times New Roman" w:cs="Times New Roman"/>
          <w:sz w:val="24"/>
          <w:szCs w:val="24"/>
        </w:rPr>
      </w:pPr>
    </w:p>
    <w:p w14:paraId="69CDA576"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Les populations ivoiriennes utilisent de plus en plus le numérique pour divers aspects de leur vie quotidienne, tels que les communications, les transactions financières, l'accès à l'information, et même l'entrepreneuriat. Les plateformes numériques offrent de nouvelles opportunités pour l'éducation, le commerce en ligne, et la connectivité sociale.</w:t>
      </w:r>
    </w:p>
    <w:p w14:paraId="115193A2" w14:textId="77777777" w:rsidR="00D4417A" w:rsidRPr="00EB5C21" w:rsidRDefault="00D4417A" w:rsidP="00EB5C21">
      <w:pPr>
        <w:spacing w:line="360" w:lineRule="auto"/>
        <w:jc w:val="both"/>
        <w:rPr>
          <w:rFonts w:ascii="Times New Roman" w:hAnsi="Times New Roman" w:cs="Times New Roman"/>
          <w:sz w:val="24"/>
          <w:szCs w:val="24"/>
        </w:rPr>
      </w:pPr>
    </w:p>
    <w:p w14:paraId="019979AF" w14:textId="77777777" w:rsidR="00D4417A" w:rsidRPr="00EB5C21" w:rsidRDefault="00D4417A" w:rsidP="00EB5C21">
      <w:pPr>
        <w:spacing w:line="360" w:lineRule="auto"/>
        <w:jc w:val="both"/>
        <w:rPr>
          <w:rFonts w:ascii="Times New Roman" w:hAnsi="Times New Roman" w:cs="Times New Roman"/>
          <w:sz w:val="24"/>
          <w:szCs w:val="24"/>
        </w:rPr>
      </w:pPr>
      <w:r w:rsidRPr="00EB5C21">
        <w:rPr>
          <w:rFonts w:ascii="Times New Roman" w:hAnsi="Times New Roman" w:cs="Times New Roman"/>
          <w:sz w:val="24"/>
          <w:szCs w:val="24"/>
        </w:rPr>
        <w:t xml:space="preserve">Cependant, malgré les avantages qu'offre le numérique, des défis persistent, notamment en termes d'accès équitable aux technologies, de sécurité des données, et de compétences </w:t>
      </w:r>
      <w:r w:rsidRPr="00EB5C21">
        <w:rPr>
          <w:rFonts w:ascii="Times New Roman" w:hAnsi="Times New Roman" w:cs="Times New Roman"/>
          <w:sz w:val="24"/>
          <w:szCs w:val="24"/>
        </w:rPr>
        <w:lastRenderedPageBreak/>
        <w:t>numériques. Il est crucial pour les pouvoirs publics et les acteurs du secteur privé de promouvoir une utilisation responsable et inclusive du numérique pour garantir que tous les citoyens puissent bénéficier des opportunités offertes par la révolution numérique en cours.</w:t>
      </w:r>
    </w:p>
    <w:p w14:paraId="77DDDB27" w14:textId="77777777" w:rsidR="00D4417A" w:rsidRPr="00EB5C21" w:rsidRDefault="00D4417A" w:rsidP="00EB5C21">
      <w:pPr>
        <w:spacing w:line="360" w:lineRule="auto"/>
        <w:rPr>
          <w:rFonts w:ascii="Times New Roman" w:hAnsi="Times New Roman" w:cs="Times New Roman"/>
          <w:sz w:val="24"/>
          <w:szCs w:val="24"/>
        </w:rPr>
      </w:pPr>
    </w:p>
    <w:p w14:paraId="152D6A4C" w14:textId="77777777" w:rsidR="00D4417A" w:rsidRPr="00EB5C21" w:rsidRDefault="00D4417A" w:rsidP="00EB5C21">
      <w:pPr>
        <w:pStyle w:val="Paragraphedeliste"/>
        <w:spacing w:after="0" w:line="360" w:lineRule="auto"/>
        <w:ind w:left="1080"/>
        <w:jc w:val="both"/>
        <w:rPr>
          <w:rFonts w:ascii="Book Antiqua" w:hAnsi="Book Antiqua" w:cs="Times New Roman"/>
          <w:bCs/>
          <w:sz w:val="24"/>
          <w:szCs w:val="24"/>
        </w:rPr>
      </w:pPr>
      <w:r w:rsidRPr="00EB5C21">
        <w:rPr>
          <w:rFonts w:ascii="Book Antiqua" w:hAnsi="Book Antiqua" w:cs="Times New Roman"/>
          <w:bCs/>
          <w:sz w:val="24"/>
          <w:szCs w:val="24"/>
        </w:rPr>
        <w:t xml:space="preserve">I.4. </w:t>
      </w:r>
      <w:r w:rsidRPr="00EB5C21">
        <w:rPr>
          <w:rFonts w:ascii="Book Antiqua" w:hAnsi="Book Antiqua" w:cs="Times New Roman"/>
          <w:b/>
          <w:sz w:val="24"/>
          <w:szCs w:val="24"/>
        </w:rPr>
        <w:t>Objectifs du projet</w:t>
      </w:r>
    </w:p>
    <w:p w14:paraId="0A539FAF" w14:textId="77777777" w:rsidR="00D4417A" w:rsidRPr="00EB5C21" w:rsidRDefault="00D4417A" w:rsidP="00EB5C21">
      <w:pPr>
        <w:spacing w:line="360" w:lineRule="auto"/>
        <w:rPr>
          <w:rFonts w:ascii="Times New Roman" w:hAnsi="Times New Roman" w:cs="Times New Roman"/>
          <w:sz w:val="24"/>
          <w:szCs w:val="24"/>
        </w:rPr>
      </w:pPr>
    </w:p>
    <w:p w14:paraId="4521A749" w14:textId="77777777" w:rsidR="00D4417A" w:rsidRPr="00EB5C21" w:rsidRDefault="00D4417A">
      <w:pPr>
        <w:spacing w:line="360" w:lineRule="auto"/>
        <w:jc w:val="both"/>
        <w:rPr>
          <w:rFonts w:ascii="Times New Roman" w:hAnsi="Times New Roman" w:cs="Times New Roman"/>
          <w:sz w:val="24"/>
          <w:szCs w:val="24"/>
        </w:rPr>
        <w:pPrChange w:id="82" w:author="Dr KROA" w:date="2024-08-09T23:52:00Z">
          <w:pPr>
            <w:spacing w:line="360" w:lineRule="auto"/>
          </w:pPr>
        </w:pPrChange>
      </w:pPr>
      <w:r w:rsidRPr="00EB5C21">
        <w:rPr>
          <w:rFonts w:ascii="Times New Roman" w:hAnsi="Times New Roman" w:cs="Times New Roman"/>
          <w:sz w:val="24"/>
          <w:szCs w:val="24"/>
        </w:rPr>
        <w:t>L'objectif du projet est de concevoir une application web visant à promouvoir les métiers artisanaux en Côte d'Ivoire. Ce projet spécifique implique le recensement des artisans à travers le pays, le développement d'une plateforme web pour la promotion de leurs services, la mise en place d'une infrastructure réseau sécurisée, la création d'un plan marketing et d'un business plan pour le déploiement de l'application. De plus, il inclut la conception de spots publicitaires audio et vidéo, ainsi qu'un plan de communication pour promouvoir activement l'application auprès des artisans et de la population.</w:t>
      </w:r>
    </w:p>
    <w:p w14:paraId="371B6387" w14:textId="77777777" w:rsidR="00D4417A" w:rsidRPr="00EB5C21" w:rsidRDefault="00D4417A" w:rsidP="00EB5C21">
      <w:pPr>
        <w:spacing w:line="360" w:lineRule="auto"/>
        <w:rPr>
          <w:rFonts w:ascii="Times New Roman" w:hAnsi="Times New Roman" w:cs="Times New Roman"/>
          <w:sz w:val="24"/>
          <w:szCs w:val="24"/>
        </w:rPr>
      </w:pPr>
    </w:p>
    <w:p w14:paraId="30C5FAE0" w14:textId="77777777" w:rsidR="00D4417A" w:rsidRPr="00EB5C21" w:rsidRDefault="00D4417A" w:rsidP="00EB5C21">
      <w:pPr>
        <w:pStyle w:val="Paragraphedeliste"/>
        <w:numPr>
          <w:ilvl w:val="0"/>
          <w:numId w:val="1"/>
        </w:numPr>
        <w:spacing w:line="360" w:lineRule="auto"/>
        <w:rPr>
          <w:rFonts w:ascii="Times New Roman" w:hAnsi="Times New Roman" w:cs="Times New Roman"/>
          <w:b/>
          <w:sz w:val="24"/>
          <w:szCs w:val="24"/>
          <w:u w:val="single"/>
        </w:rPr>
      </w:pPr>
      <w:r w:rsidRPr="00EB5C21">
        <w:rPr>
          <w:rFonts w:ascii="Times New Roman" w:hAnsi="Times New Roman" w:cs="Times New Roman"/>
          <w:b/>
          <w:sz w:val="24"/>
          <w:szCs w:val="24"/>
          <w:u w:val="single"/>
        </w:rPr>
        <w:t>GENERALITE SUR L’ENTREPRISE</w:t>
      </w:r>
    </w:p>
    <w:p w14:paraId="36362C22" w14:textId="77777777" w:rsidR="00D4417A" w:rsidRPr="00EB5C21" w:rsidRDefault="00D4417A" w:rsidP="00EB5C21">
      <w:pPr>
        <w:spacing w:line="360" w:lineRule="auto"/>
        <w:rPr>
          <w:rFonts w:ascii="Times New Roman" w:hAnsi="Times New Roman" w:cs="Times New Roman"/>
          <w:b/>
          <w:sz w:val="24"/>
          <w:szCs w:val="24"/>
        </w:rPr>
      </w:pPr>
    </w:p>
    <w:p w14:paraId="5747D623" w14:textId="6999731B" w:rsidR="00D4417A" w:rsidRPr="00EB5C21" w:rsidRDefault="00D4417A">
      <w:pPr>
        <w:spacing w:line="360" w:lineRule="auto"/>
        <w:jc w:val="both"/>
        <w:rPr>
          <w:rFonts w:ascii="Times New Roman" w:hAnsi="Times New Roman" w:cs="Times New Roman"/>
          <w:sz w:val="24"/>
          <w:szCs w:val="24"/>
        </w:rPr>
        <w:pPrChange w:id="83" w:author="Dr KROA" w:date="2024-08-09T23:54:00Z">
          <w:pPr>
            <w:spacing w:line="360" w:lineRule="auto"/>
          </w:pPr>
        </w:pPrChange>
      </w:pPr>
      <w:r w:rsidRPr="00EB5C21">
        <w:rPr>
          <w:rFonts w:ascii="Times New Roman" w:hAnsi="Times New Roman" w:cs="Times New Roman"/>
          <w:sz w:val="24"/>
          <w:szCs w:val="24"/>
        </w:rPr>
        <w:t xml:space="preserve">L'entreprise 43 est spécialisée dans des solutions numériques. Elle se concentre sur la fourniture de services innovants dans les domaines </w:t>
      </w:r>
      <w:r w:rsidR="00162020" w:rsidRPr="00EB5C21">
        <w:rPr>
          <w:rFonts w:ascii="Times New Roman" w:hAnsi="Times New Roman" w:cs="Times New Roman"/>
          <w:sz w:val="24"/>
          <w:szCs w:val="24"/>
        </w:rPr>
        <w:t>digitale, du</w:t>
      </w:r>
      <w:r w:rsidRPr="00EB5C21">
        <w:rPr>
          <w:rFonts w:ascii="Times New Roman" w:hAnsi="Times New Roman" w:cs="Times New Roman"/>
          <w:sz w:val="24"/>
          <w:szCs w:val="24"/>
        </w:rPr>
        <w:t xml:space="preserve"> développement des logiciels et de la transformation digitale. Sa mission est d'aider les entreprises à optimiser leurs opérations et à améliorer l'expérience client grâce à des technologies de pointe. L'entreprise met un accent particulier sur la personnalisation des solutions pour répondre aux besoins spécifiques de chaque client, en s'assurant que les outils numériques qui sont à la fois efficaces et évolutifs.</w:t>
      </w:r>
    </w:p>
    <w:p w14:paraId="79EEE8FC" w14:textId="77777777" w:rsidR="00D4417A" w:rsidRPr="00EB5C21" w:rsidRDefault="00D4417A" w:rsidP="00EB5C21">
      <w:pPr>
        <w:spacing w:line="360" w:lineRule="auto"/>
        <w:rPr>
          <w:rFonts w:ascii="Times New Roman" w:hAnsi="Times New Roman" w:cs="Times New Roman"/>
          <w:sz w:val="24"/>
          <w:szCs w:val="24"/>
        </w:rPr>
      </w:pPr>
    </w:p>
    <w:p w14:paraId="5D6CF771" w14:textId="7AF7C1D0" w:rsidR="00D4417A" w:rsidRPr="00EB5C21" w:rsidRDefault="00D4417A" w:rsidP="00EB5C21">
      <w:pPr>
        <w:pStyle w:val="Paragraphedeliste"/>
        <w:spacing w:after="0" w:line="360" w:lineRule="auto"/>
        <w:ind w:left="1080"/>
        <w:jc w:val="both"/>
        <w:rPr>
          <w:rFonts w:ascii="Book Antiqua" w:hAnsi="Book Antiqua" w:cs="Times New Roman"/>
          <w:bCs/>
          <w:sz w:val="24"/>
          <w:szCs w:val="24"/>
        </w:rPr>
      </w:pPr>
      <w:r w:rsidRPr="001F0DCB">
        <w:rPr>
          <w:rFonts w:ascii="Book Antiqua" w:hAnsi="Book Antiqua" w:cs="Times New Roman"/>
          <w:bCs/>
          <w:sz w:val="24"/>
          <w:szCs w:val="24"/>
        </w:rPr>
        <w:t xml:space="preserve">II.1. </w:t>
      </w:r>
      <w:r w:rsidRPr="001F0DCB">
        <w:rPr>
          <w:rFonts w:ascii="Book Antiqua" w:hAnsi="Book Antiqua" w:cs="Times New Roman"/>
          <w:b/>
          <w:sz w:val="24"/>
          <w:szCs w:val="24"/>
        </w:rPr>
        <w:t>Présentation de l’entreprise</w:t>
      </w:r>
      <w:r w:rsidRPr="00EB5C21">
        <w:rPr>
          <w:rFonts w:ascii="Book Antiqua" w:hAnsi="Book Antiqua" w:cs="Times New Roman"/>
          <w:bCs/>
          <w:sz w:val="24"/>
          <w:szCs w:val="24"/>
        </w:rPr>
        <w:t xml:space="preserve"> </w:t>
      </w:r>
    </w:p>
    <w:p w14:paraId="0DD34087" w14:textId="77777777" w:rsidR="006B74AD" w:rsidRPr="00EB5C21" w:rsidRDefault="006B74AD" w:rsidP="00EB5C21">
      <w:pPr>
        <w:pStyle w:val="Paragraphedeliste"/>
        <w:spacing w:after="0" w:line="360" w:lineRule="auto"/>
        <w:ind w:left="1080"/>
        <w:jc w:val="both"/>
        <w:rPr>
          <w:rFonts w:ascii="Book Antiqua" w:hAnsi="Book Antiqua" w:cs="Times New Roman"/>
          <w:bCs/>
          <w:sz w:val="24"/>
          <w:szCs w:val="24"/>
        </w:rPr>
      </w:pPr>
    </w:p>
    <w:p w14:paraId="385D9978" w14:textId="0F0AFB91" w:rsidR="00D4417A" w:rsidRPr="00EB5C21" w:rsidRDefault="00D4417A">
      <w:pPr>
        <w:spacing w:line="360" w:lineRule="auto"/>
        <w:jc w:val="both"/>
        <w:rPr>
          <w:rFonts w:ascii="Times New Roman" w:hAnsi="Times New Roman" w:cs="Times New Roman"/>
          <w:sz w:val="24"/>
          <w:szCs w:val="24"/>
        </w:rPr>
        <w:pPrChange w:id="84" w:author="Dr KROA" w:date="2024-08-09T23:57:00Z">
          <w:pPr>
            <w:spacing w:line="360" w:lineRule="auto"/>
          </w:pPr>
        </w:pPrChange>
      </w:pPr>
      <w:r w:rsidRPr="00EB5C21">
        <w:rPr>
          <w:rFonts w:ascii="Times New Roman" w:hAnsi="Times New Roman" w:cs="Times New Roman"/>
          <w:sz w:val="24"/>
          <w:szCs w:val="24"/>
        </w:rPr>
        <w:t>Créer le 23 avril 2024, l’entreprise 43 est placée sous la direction d’un Directeur général nommée ADJIDAN AGBASSI PHILIPPE ABRAHAM</w:t>
      </w:r>
      <w:ins w:id="85" w:author="Dr KROA" w:date="2024-08-10T08:32:00Z">
        <w:r w:rsidR="00304540">
          <w:rPr>
            <w:rFonts w:ascii="Times New Roman" w:hAnsi="Times New Roman" w:cs="Times New Roman"/>
            <w:sz w:val="24"/>
            <w:szCs w:val="24"/>
          </w:rPr>
          <w:t>,</w:t>
        </w:r>
      </w:ins>
      <w:r w:rsidRPr="00EB5C21">
        <w:rPr>
          <w:rFonts w:ascii="Times New Roman" w:hAnsi="Times New Roman" w:cs="Times New Roman"/>
          <w:sz w:val="24"/>
          <w:szCs w:val="24"/>
        </w:rPr>
        <w:t xml:space="preserve"> </w:t>
      </w:r>
      <w:del w:id="86" w:author="Dr KROA" w:date="2024-08-10T08:33:00Z">
        <w:r w:rsidRPr="00EB5C21" w:rsidDel="00304540">
          <w:rPr>
            <w:rFonts w:ascii="Times New Roman" w:hAnsi="Times New Roman" w:cs="Times New Roman"/>
            <w:sz w:val="24"/>
            <w:szCs w:val="24"/>
          </w:rPr>
          <w:delText xml:space="preserve">qui a été </w:delText>
        </w:r>
      </w:del>
      <w:r w:rsidRPr="00EB5C21">
        <w:rPr>
          <w:rFonts w:ascii="Times New Roman" w:hAnsi="Times New Roman" w:cs="Times New Roman"/>
          <w:sz w:val="24"/>
          <w:szCs w:val="24"/>
        </w:rPr>
        <w:t xml:space="preserve">élu d’un commun accord par la majorité </w:t>
      </w:r>
      <w:ins w:id="87" w:author="Dr KROA" w:date="2024-08-10T08:33:00Z">
        <w:r w:rsidR="00304540">
          <w:rPr>
            <w:rFonts w:ascii="Times New Roman" w:hAnsi="Times New Roman" w:cs="Times New Roman"/>
            <w:sz w:val="24"/>
            <w:szCs w:val="24"/>
          </w:rPr>
          <w:t xml:space="preserve">des </w:t>
        </w:r>
      </w:ins>
      <w:del w:id="88" w:author="Dr KROA" w:date="2024-08-10T08:33:00Z">
        <w:r w:rsidRPr="00EB5C21" w:rsidDel="00304540">
          <w:rPr>
            <w:rFonts w:ascii="Times New Roman" w:hAnsi="Times New Roman" w:cs="Times New Roman"/>
            <w:sz w:val="24"/>
            <w:szCs w:val="24"/>
          </w:rPr>
          <w:delText xml:space="preserve">de ses </w:delText>
        </w:r>
      </w:del>
      <w:r w:rsidRPr="00EB5C21">
        <w:rPr>
          <w:rFonts w:ascii="Times New Roman" w:hAnsi="Times New Roman" w:cs="Times New Roman"/>
          <w:sz w:val="24"/>
          <w:szCs w:val="24"/>
        </w:rPr>
        <w:t>membres</w:t>
      </w:r>
      <w:ins w:id="89" w:author="Dr KROA" w:date="2024-08-10T08:33:00Z">
        <w:r w:rsidR="00304540">
          <w:rPr>
            <w:rFonts w:ascii="Times New Roman" w:hAnsi="Times New Roman" w:cs="Times New Roman"/>
            <w:sz w:val="24"/>
            <w:szCs w:val="24"/>
          </w:rPr>
          <w:t xml:space="preserve"> de l’entreprise</w:t>
        </w:r>
      </w:ins>
      <w:r w:rsidRPr="00EB5C21">
        <w:rPr>
          <w:rFonts w:ascii="Times New Roman" w:hAnsi="Times New Roman" w:cs="Times New Roman"/>
          <w:sz w:val="24"/>
          <w:szCs w:val="24"/>
        </w:rPr>
        <w:t>. Il est aidé dans sa tâche par deux directeurs centraux</w:t>
      </w:r>
    </w:p>
    <w:p w14:paraId="79D56E40" w14:textId="02AF617F" w:rsidR="00D4417A" w:rsidRPr="00EB5C21" w:rsidDel="00304540" w:rsidRDefault="00D4417A">
      <w:pPr>
        <w:spacing w:line="360" w:lineRule="auto"/>
        <w:jc w:val="both"/>
        <w:rPr>
          <w:del w:id="90" w:author="Dr KROA" w:date="2024-08-10T08:35:00Z"/>
          <w:rFonts w:ascii="Times New Roman" w:hAnsi="Times New Roman" w:cs="Times New Roman"/>
          <w:sz w:val="24"/>
          <w:szCs w:val="24"/>
        </w:rPr>
        <w:pPrChange w:id="91" w:author="Dr KROA" w:date="2024-08-09T23:57:00Z">
          <w:pPr>
            <w:spacing w:line="360" w:lineRule="auto"/>
          </w:pPr>
        </w:pPrChange>
      </w:pPr>
      <w:del w:id="92" w:author="Dr KROA" w:date="2024-08-10T08:33:00Z">
        <w:r w:rsidRPr="00EB5C21" w:rsidDel="00304540">
          <w:rPr>
            <w:rFonts w:ascii="Times New Roman" w:hAnsi="Times New Roman" w:cs="Times New Roman"/>
            <w:sz w:val="24"/>
            <w:szCs w:val="24"/>
          </w:rPr>
          <w:delText>(</w:delText>
        </w:r>
      </w:del>
      <w:proofErr w:type="gramStart"/>
      <w:ins w:id="93" w:author="Dr KROA" w:date="2024-08-10T08:34:00Z">
        <w:r w:rsidR="00304540">
          <w:rPr>
            <w:rFonts w:ascii="Times New Roman" w:hAnsi="Times New Roman" w:cs="Times New Roman"/>
            <w:sz w:val="24"/>
            <w:szCs w:val="24"/>
          </w:rPr>
          <w:t>monsieur</w:t>
        </w:r>
        <w:proofErr w:type="gramEnd"/>
        <w:r w:rsidR="00304540">
          <w:rPr>
            <w:rFonts w:ascii="Times New Roman" w:hAnsi="Times New Roman" w:cs="Times New Roman"/>
            <w:sz w:val="24"/>
            <w:szCs w:val="24"/>
          </w:rPr>
          <w:t xml:space="preserve"> </w:t>
        </w:r>
      </w:ins>
      <w:r w:rsidRPr="00EB5C21">
        <w:rPr>
          <w:rFonts w:ascii="Times New Roman" w:hAnsi="Times New Roman" w:cs="Times New Roman"/>
          <w:sz w:val="24"/>
          <w:szCs w:val="24"/>
        </w:rPr>
        <w:t xml:space="preserve">N’CHO JEAN COOL </w:t>
      </w:r>
      <w:del w:id="94" w:author="Dr KROA" w:date="2024-08-10T08:34:00Z">
        <w:r w:rsidRPr="00EB5C21" w:rsidDel="00304540">
          <w:rPr>
            <w:rFonts w:ascii="Times New Roman" w:hAnsi="Times New Roman" w:cs="Times New Roman"/>
            <w:sz w:val="24"/>
            <w:szCs w:val="24"/>
          </w:rPr>
          <w:delText xml:space="preserve">&amp; </w:delText>
        </w:r>
      </w:del>
      <w:ins w:id="95" w:author="Dr KROA" w:date="2024-08-10T08:34:00Z">
        <w:r w:rsidR="00304540">
          <w:rPr>
            <w:rFonts w:ascii="Times New Roman" w:hAnsi="Times New Roman" w:cs="Times New Roman"/>
            <w:sz w:val="24"/>
            <w:szCs w:val="24"/>
          </w:rPr>
          <w:t>et mademoiselle</w:t>
        </w:r>
        <w:r w:rsidR="00304540" w:rsidRPr="00EB5C21">
          <w:rPr>
            <w:rFonts w:ascii="Times New Roman" w:hAnsi="Times New Roman" w:cs="Times New Roman"/>
            <w:sz w:val="24"/>
            <w:szCs w:val="24"/>
          </w:rPr>
          <w:t xml:space="preserve"> </w:t>
        </w:r>
      </w:ins>
      <w:r w:rsidRPr="00EB5C21">
        <w:rPr>
          <w:rFonts w:ascii="Times New Roman" w:hAnsi="Times New Roman" w:cs="Times New Roman"/>
          <w:sz w:val="24"/>
          <w:szCs w:val="24"/>
        </w:rPr>
        <w:t>COULIBALY TIEFAGA MARIE BETH</w:t>
      </w:r>
      <w:del w:id="96" w:author="Dr KROA" w:date="2024-08-10T08:34:00Z">
        <w:r w:rsidRPr="00EB5C21" w:rsidDel="00304540">
          <w:rPr>
            <w:rFonts w:ascii="Times New Roman" w:hAnsi="Times New Roman" w:cs="Times New Roman"/>
            <w:sz w:val="24"/>
            <w:szCs w:val="24"/>
          </w:rPr>
          <w:delText>)</w:delText>
        </w:r>
      </w:del>
      <w:r w:rsidRPr="00EB5C21">
        <w:rPr>
          <w:rFonts w:ascii="Times New Roman" w:hAnsi="Times New Roman" w:cs="Times New Roman"/>
          <w:sz w:val="24"/>
          <w:szCs w:val="24"/>
        </w:rPr>
        <w:t xml:space="preserve"> dont l’un est chargé du développement de solutions informatique et l’autre s’occupe du </w:t>
      </w:r>
      <w:r w:rsidRPr="00EB5C21">
        <w:rPr>
          <w:rFonts w:ascii="Times New Roman" w:hAnsi="Times New Roman" w:cs="Times New Roman"/>
          <w:sz w:val="24"/>
          <w:szCs w:val="24"/>
        </w:rPr>
        <w:lastRenderedPageBreak/>
        <w:t xml:space="preserve">marketing et de la communication. Il a également un coordonnateur de projet au nom de </w:t>
      </w:r>
      <w:ins w:id="97" w:author="Dr KROA" w:date="2024-08-10T08:35:00Z">
        <w:r w:rsidR="00304540">
          <w:rPr>
            <w:rFonts w:ascii="Times New Roman" w:hAnsi="Times New Roman" w:cs="Times New Roman"/>
            <w:sz w:val="24"/>
            <w:szCs w:val="24"/>
          </w:rPr>
          <w:t xml:space="preserve">monsieur </w:t>
        </w:r>
      </w:ins>
      <w:r w:rsidRPr="00EB5C21">
        <w:rPr>
          <w:rFonts w:ascii="Times New Roman" w:hAnsi="Times New Roman" w:cs="Times New Roman"/>
          <w:sz w:val="24"/>
          <w:szCs w:val="24"/>
        </w:rPr>
        <w:t>KOFFI KOUASSI</w:t>
      </w:r>
      <w:ins w:id="98" w:author="Dr KROA" w:date="2024-08-10T09:13:00Z">
        <w:r w:rsidR="0076378A">
          <w:rPr>
            <w:rFonts w:ascii="Times New Roman" w:hAnsi="Times New Roman" w:cs="Times New Roman"/>
            <w:sz w:val="24"/>
            <w:szCs w:val="24"/>
          </w:rPr>
          <w:t xml:space="preserve"> </w:t>
        </w:r>
      </w:ins>
    </w:p>
    <w:p w14:paraId="0BF38F67" w14:textId="77777777" w:rsidR="00D4417A" w:rsidRPr="00EB5C21" w:rsidRDefault="00D4417A">
      <w:pPr>
        <w:spacing w:line="360" w:lineRule="auto"/>
        <w:jc w:val="both"/>
        <w:rPr>
          <w:rFonts w:ascii="Times New Roman" w:hAnsi="Times New Roman" w:cs="Times New Roman"/>
          <w:sz w:val="24"/>
          <w:szCs w:val="24"/>
        </w:rPr>
        <w:pPrChange w:id="99" w:author="Dr KROA" w:date="2024-08-09T23:57:00Z">
          <w:pPr>
            <w:spacing w:line="360" w:lineRule="auto"/>
          </w:pPr>
        </w:pPrChange>
      </w:pPr>
      <w:r w:rsidRPr="00EB5C21">
        <w:rPr>
          <w:rFonts w:ascii="Times New Roman" w:hAnsi="Times New Roman" w:cs="Times New Roman"/>
          <w:sz w:val="24"/>
          <w:szCs w:val="24"/>
        </w:rPr>
        <w:t>RAPHAËL qui travail d’un commun accord avec le DG en vue de la bonne coordination de l’entreprise.</w:t>
      </w:r>
    </w:p>
    <w:p w14:paraId="19D12987" w14:textId="77777777" w:rsidR="00D4417A" w:rsidRPr="00EB5C21" w:rsidRDefault="00D4417A">
      <w:pPr>
        <w:spacing w:line="360" w:lineRule="auto"/>
        <w:jc w:val="both"/>
        <w:rPr>
          <w:rFonts w:ascii="Times New Roman" w:hAnsi="Times New Roman" w:cs="Times New Roman"/>
          <w:sz w:val="24"/>
          <w:szCs w:val="24"/>
        </w:rPr>
        <w:pPrChange w:id="100" w:author="Dr KROA" w:date="2024-08-09T23:57:00Z">
          <w:pPr>
            <w:spacing w:line="360" w:lineRule="auto"/>
          </w:pPr>
        </w:pPrChange>
      </w:pPr>
      <w:r w:rsidRPr="00EB5C21">
        <w:rPr>
          <w:rFonts w:ascii="Times New Roman" w:hAnsi="Times New Roman" w:cs="Times New Roman"/>
          <w:sz w:val="24"/>
          <w:szCs w:val="24"/>
        </w:rPr>
        <w:t>La Direction du Développement de Solutions Informatiques (DSI) comporte en son sein plusieurs Services dont :</w:t>
      </w:r>
    </w:p>
    <w:p w14:paraId="0832E1FC" w14:textId="25F9A20A" w:rsidR="00D4417A" w:rsidRPr="00EB5C21" w:rsidRDefault="00D4417A">
      <w:pPr>
        <w:spacing w:line="360" w:lineRule="auto"/>
        <w:jc w:val="both"/>
        <w:rPr>
          <w:rFonts w:ascii="Times New Roman" w:hAnsi="Times New Roman" w:cs="Times New Roman"/>
          <w:sz w:val="24"/>
          <w:szCs w:val="24"/>
        </w:rPr>
        <w:pPrChange w:id="101" w:author="Dr KROA" w:date="2024-08-09T23:57:00Z">
          <w:pPr>
            <w:spacing w:line="360" w:lineRule="auto"/>
          </w:pPr>
        </w:pPrChange>
      </w:pPr>
      <w:r w:rsidRPr="00EB5C21">
        <w:rPr>
          <w:rFonts w:ascii="Times New Roman" w:hAnsi="Times New Roman" w:cs="Times New Roman"/>
          <w:sz w:val="24"/>
          <w:szCs w:val="24"/>
        </w:rPr>
        <w:t>- Un Service du développement d’application ; dirigé par</w:t>
      </w:r>
      <w:ins w:id="102" w:author="Dr KROA" w:date="2024-08-10T09:23:00Z">
        <w:r w:rsidR="00E100AF">
          <w:rPr>
            <w:rFonts w:ascii="Times New Roman" w:hAnsi="Times New Roman" w:cs="Times New Roman"/>
            <w:sz w:val="24"/>
            <w:szCs w:val="24"/>
          </w:rPr>
          <w:t xml:space="preserve"> </w:t>
        </w:r>
      </w:ins>
      <w:proofErr w:type="gramStart"/>
      <w:ins w:id="103" w:author="Dr KROA" w:date="2024-08-10T09:22:00Z">
        <w:r w:rsidR="00E100AF">
          <w:rPr>
            <w:rFonts w:ascii="Times New Roman" w:hAnsi="Times New Roman" w:cs="Times New Roman"/>
            <w:sz w:val="24"/>
            <w:szCs w:val="24"/>
          </w:rPr>
          <w:t xml:space="preserve">monsieur </w:t>
        </w:r>
      </w:ins>
      <w:r w:rsidRPr="00EB5C21">
        <w:rPr>
          <w:rFonts w:ascii="Times New Roman" w:hAnsi="Times New Roman" w:cs="Times New Roman"/>
          <w:sz w:val="24"/>
          <w:szCs w:val="24"/>
        </w:rPr>
        <w:t xml:space="preserve"> KOFFI</w:t>
      </w:r>
      <w:proofErr w:type="gramEnd"/>
      <w:r w:rsidRPr="00EB5C21">
        <w:rPr>
          <w:rFonts w:ascii="Times New Roman" w:hAnsi="Times New Roman" w:cs="Times New Roman"/>
          <w:sz w:val="24"/>
          <w:szCs w:val="24"/>
        </w:rPr>
        <w:t xml:space="preserve"> KOUAME</w:t>
      </w:r>
    </w:p>
    <w:p w14:paraId="23142E08" w14:textId="243BD435" w:rsidR="00D4417A" w:rsidRPr="00EB5C21" w:rsidRDefault="00D4417A">
      <w:pPr>
        <w:spacing w:line="360" w:lineRule="auto"/>
        <w:jc w:val="both"/>
        <w:rPr>
          <w:rFonts w:ascii="Times New Roman" w:hAnsi="Times New Roman" w:cs="Times New Roman"/>
          <w:sz w:val="24"/>
          <w:szCs w:val="24"/>
        </w:rPr>
        <w:pPrChange w:id="104" w:author="Dr KROA" w:date="2024-08-09T23:57:00Z">
          <w:pPr>
            <w:spacing w:line="360" w:lineRule="auto"/>
          </w:pPr>
        </w:pPrChange>
      </w:pPr>
      <w:r w:rsidRPr="00EB5C21">
        <w:rPr>
          <w:rFonts w:ascii="Times New Roman" w:hAnsi="Times New Roman" w:cs="Times New Roman"/>
          <w:sz w:val="24"/>
          <w:szCs w:val="24"/>
        </w:rPr>
        <w:t xml:space="preserve">JAURES ayant sous ses ordres le Sous-Chef de Service </w:t>
      </w:r>
      <w:ins w:id="105" w:author="Dr KROA" w:date="2024-08-10T09:23:00Z">
        <w:r w:rsidR="00E100AF">
          <w:rPr>
            <w:rFonts w:ascii="Times New Roman" w:hAnsi="Times New Roman" w:cs="Times New Roman"/>
            <w:sz w:val="24"/>
            <w:szCs w:val="24"/>
          </w:rPr>
          <w:t xml:space="preserve">mademoiselle </w:t>
        </w:r>
      </w:ins>
      <w:r w:rsidRPr="00EB5C21">
        <w:rPr>
          <w:rFonts w:ascii="Times New Roman" w:hAnsi="Times New Roman" w:cs="Times New Roman"/>
          <w:sz w:val="24"/>
          <w:szCs w:val="24"/>
        </w:rPr>
        <w:t>BOSSON JACQUELINE.</w:t>
      </w:r>
    </w:p>
    <w:p w14:paraId="5836A632" w14:textId="2FE7C4FB" w:rsidR="00D4417A" w:rsidRPr="00EB5C21" w:rsidRDefault="00D4417A">
      <w:pPr>
        <w:spacing w:line="360" w:lineRule="auto"/>
        <w:jc w:val="both"/>
        <w:rPr>
          <w:rFonts w:ascii="Times New Roman" w:hAnsi="Times New Roman" w:cs="Times New Roman"/>
          <w:sz w:val="24"/>
          <w:szCs w:val="24"/>
        </w:rPr>
        <w:pPrChange w:id="106" w:author="Dr KROA" w:date="2024-08-09T23:57:00Z">
          <w:pPr>
            <w:spacing w:line="360" w:lineRule="auto"/>
          </w:pPr>
        </w:pPrChange>
      </w:pPr>
      <w:r w:rsidRPr="00EB5C21">
        <w:rPr>
          <w:rFonts w:ascii="Times New Roman" w:hAnsi="Times New Roman" w:cs="Times New Roman"/>
          <w:sz w:val="24"/>
          <w:szCs w:val="24"/>
        </w:rPr>
        <w:t xml:space="preserve">- Un Service réseau informatique : dirigé par </w:t>
      </w:r>
      <w:commentRangeStart w:id="107"/>
      <w:r w:rsidRPr="00EB5C21">
        <w:rPr>
          <w:rFonts w:ascii="Times New Roman" w:hAnsi="Times New Roman" w:cs="Times New Roman"/>
          <w:sz w:val="24"/>
          <w:szCs w:val="24"/>
        </w:rPr>
        <w:t>TRAH</w:t>
      </w:r>
      <w:commentRangeEnd w:id="107"/>
      <w:r w:rsidR="00302699">
        <w:rPr>
          <w:rStyle w:val="Marquedecommentaire"/>
        </w:rPr>
        <w:commentReference w:id="107"/>
      </w:r>
      <w:r w:rsidRPr="00EB5C21">
        <w:rPr>
          <w:rFonts w:ascii="Times New Roman" w:hAnsi="Times New Roman" w:cs="Times New Roman"/>
          <w:sz w:val="24"/>
          <w:szCs w:val="24"/>
        </w:rPr>
        <w:t xml:space="preserve"> LOU OLIVIA ayant sous ses ordres les Sous-Chefs LEVESQUE ISAAC &amp; GBEH REINE.</w:t>
      </w:r>
    </w:p>
    <w:p w14:paraId="4392BC55" w14:textId="77777777" w:rsidR="00D4417A" w:rsidRPr="00EB5C21" w:rsidRDefault="00D4417A">
      <w:pPr>
        <w:spacing w:line="360" w:lineRule="auto"/>
        <w:jc w:val="both"/>
        <w:rPr>
          <w:rFonts w:ascii="Times New Roman" w:hAnsi="Times New Roman" w:cs="Times New Roman"/>
          <w:sz w:val="24"/>
          <w:szCs w:val="24"/>
        </w:rPr>
        <w:pPrChange w:id="108" w:author="Dr KROA" w:date="2024-08-09T23:57:00Z">
          <w:pPr>
            <w:spacing w:line="360" w:lineRule="auto"/>
          </w:pPr>
        </w:pPrChange>
      </w:pPr>
      <w:r w:rsidRPr="00EB5C21">
        <w:rPr>
          <w:rFonts w:ascii="Times New Roman" w:hAnsi="Times New Roman" w:cs="Times New Roman"/>
          <w:sz w:val="24"/>
          <w:szCs w:val="24"/>
        </w:rPr>
        <w:t>La Direction du Marketing et de la Communication (DMC) abrite les services suivants :</w:t>
      </w:r>
    </w:p>
    <w:p w14:paraId="6F4FDF7E" w14:textId="71EB67E3" w:rsidR="00D4417A" w:rsidRPr="00EB5C21" w:rsidRDefault="00D4417A">
      <w:pPr>
        <w:spacing w:line="360" w:lineRule="auto"/>
        <w:jc w:val="both"/>
        <w:rPr>
          <w:rFonts w:ascii="Times New Roman" w:hAnsi="Times New Roman" w:cs="Times New Roman"/>
          <w:sz w:val="24"/>
          <w:szCs w:val="24"/>
        </w:rPr>
        <w:pPrChange w:id="109" w:author="Dr KROA" w:date="2024-08-09T23:57:00Z">
          <w:pPr>
            <w:spacing w:line="360" w:lineRule="auto"/>
          </w:pPr>
        </w:pPrChange>
      </w:pPr>
      <w:r w:rsidRPr="00EB5C21">
        <w:rPr>
          <w:rFonts w:ascii="Times New Roman" w:hAnsi="Times New Roman" w:cs="Times New Roman"/>
          <w:sz w:val="24"/>
          <w:szCs w:val="24"/>
        </w:rPr>
        <w:t xml:space="preserve">- un Service de la Communication : piloter par HAIDARA MOHAMED aidé dans sa tâche </w:t>
      </w:r>
      <w:r w:rsidR="00FF5356" w:rsidRPr="00EB5C21">
        <w:rPr>
          <w:rFonts w:ascii="Times New Roman" w:hAnsi="Times New Roman" w:cs="Times New Roman"/>
          <w:sz w:val="24"/>
          <w:szCs w:val="24"/>
        </w:rPr>
        <w:t>par la</w:t>
      </w:r>
      <w:r w:rsidRPr="00EB5C21">
        <w:rPr>
          <w:rFonts w:ascii="Times New Roman" w:hAnsi="Times New Roman" w:cs="Times New Roman"/>
          <w:sz w:val="24"/>
          <w:szCs w:val="24"/>
        </w:rPr>
        <w:t xml:space="preserve"> Sous-Chef NIKEBIÉ GRÂCE</w:t>
      </w:r>
    </w:p>
    <w:p w14:paraId="663DE413" w14:textId="77777777" w:rsidR="00D4417A" w:rsidRPr="00EB5C21" w:rsidRDefault="00D4417A">
      <w:pPr>
        <w:spacing w:line="360" w:lineRule="auto"/>
        <w:jc w:val="both"/>
        <w:rPr>
          <w:rFonts w:ascii="Times New Roman" w:hAnsi="Times New Roman" w:cs="Times New Roman"/>
          <w:sz w:val="24"/>
          <w:szCs w:val="24"/>
        </w:rPr>
        <w:pPrChange w:id="110" w:author="Dr KROA" w:date="2024-08-09T23:57:00Z">
          <w:pPr>
            <w:spacing w:line="360" w:lineRule="auto"/>
          </w:pPr>
        </w:pPrChange>
      </w:pPr>
      <w:r w:rsidRPr="00EB5C21">
        <w:rPr>
          <w:rFonts w:ascii="Times New Roman" w:hAnsi="Times New Roman" w:cs="Times New Roman"/>
          <w:sz w:val="24"/>
          <w:szCs w:val="24"/>
        </w:rPr>
        <w:t>- un Service du Marketing : conduire par KOUASSI KOFFI SAMUEL aidé dans sa tâche par le Sous-Chef CONDE ALI</w:t>
      </w:r>
    </w:p>
    <w:p w14:paraId="6F639E1E" w14:textId="77777777" w:rsidR="00D4417A" w:rsidRPr="00EB5C21" w:rsidRDefault="00D4417A">
      <w:pPr>
        <w:spacing w:line="360" w:lineRule="auto"/>
        <w:jc w:val="both"/>
        <w:rPr>
          <w:rFonts w:ascii="Times New Roman" w:hAnsi="Times New Roman" w:cs="Times New Roman"/>
          <w:sz w:val="24"/>
          <w:szCs w:val="24"/>
        </w:rPr>
        <w:pPrChange w:id="111" w:author="Dr KROA" w:date="2024-08-09T23:57:00Z">
          <w:pPr>
            <w:spacing w:line="360" w:lineRule="auto"/>
          </w:pPr>
        </w:pPrChange>
      </w:pPr>
      <w:r w:rsidRPr="00EB5C21">
        <w:rPr>
          <w:rFonts w:ascii="Times New Roman" w:hAnsi="Times New Roman" w:cs="Times New Roman"/>
          <w:sz w:val="24"/>
          <w:szCs w:val="24"/>
        </w:rPr>
        <w:t>- un service de la création multimédia SANOGO DJIBRIL aidé dans sa tâche par le Sous-</w:t>
      </w:r>
    </w:p>
    <w:p w14:paraId="5BB5D058" w14:textId="77777777" w:rsidR="00D4417A" w:rsidRPr="00EB5C21" w:rsidRDefault="00D4417A">
      <w:pPr>
        <w:spacing w:line="360" w:lineRule="auto"/>
        <w:jc w:val="both"/>
        <w:rPr>
          <w:rFonts w:ascii="Times New Roman" w:hAnsi="Times New Roman" w:cs="Times New Roman"/>
          <w:sz w:val="24"/>
          <w:szCs w:val="24"/>
        </w:rPr>
        <w:pPrChange w:id="112" w:author="Dr KROA" w:date="2024-08-09T23:57:00Z">
          <w:pPr>
            <w:spacing w:line="360" w:lineRule="auto"/>
          </w:pPr>
        </w:pPrChange>
      </w:pPr>
      <w:r w:rsidRPr="00EB5C21">
        <w:rPr>
          <w:rFonts w:ascii="Times New Roman" w:hAnsi="Times New Roman" w:cs="Times New Roman"/>
          <w:sz w:val="24"/>
          <w:szCs w:val="24"/>
        </w:rPr>
        <w:t>Chef WANSET LUC</w:t>
      </w:r>
    </w:p>
    <w:p w14:paraId="035ACC41" w14:textId="4D9A440C" w:rsidR="002D685E" w:rsidRPr="00EB5C21" w:rsidRDefault="00D4417A">
      <w:pPr>
        <w:spacing w:line="360" w:lineRule="auto"/>
        <w:jc w:val="both"/>
        <w:rPr>
          <w:rFonts w:ascii="Times New Roman" w:hAnsi="Times New Roman" w:cs="Times New Roman"/>
          <w:sz w:val="24"/>
          <w:szCs w:val="24"/>
        </w:rPr>
        <w:pPrChange w:id="113" w:author="Dr KROA" w:date="2024-08-09T23:57:00Z">
          <w:pPr>
            <w:spacing w:line="360" w:lineRule="auto"/>
          </w:pPr>
        </w:pPrChange>
      </w:pPr>
      <w:r w:rsidRPr="00EB5C21">
        <w:rPr>
          <w:rFonts w:ascii="Times New Roman" w:hAnsi="Times New Roman" w:cs="Times New Roman"/>
          <w:sz w:val="24"/>
          <w:szCs w:val="24"/>
        </w:rPr>
        <w:t xml:space="preserve">De par sa hiérarchie, l’entreprise </w:t>
      </w:r>
      <w:ins w:id="114" w:author="Dr KROA" w:date="2024-08-10T10:10:00Z">
        <w:r w:rsidR="00E10D3D">
          <w:rPr>
            <w:rFonts w:ascii="Times New Roman" w:hAnsi="Times New Roman" w:cs="Times New Roman"/>
            <w:sz w:val="24"/>
            <w:szCs w:val="24"/>
          </w:rPr>
          <w:t xml:space="preserve">43 </w:t>
        </w:r>
      </w:ins>
      <w:r w:rsidRPr="00EB5C21">
        <w:rPr>
          <w:rFonts w:ascii="Times New Roman" w:hAnsi="Times New Roman" w:cs="Times New Roman"/>
          <w:sz w:val="24"/>
          <w:szCs w:val="24"/>
        </w:rPr>
        <w:t>est bien organisée dans sa tâche et présente des résultats toute</w:t>
      </w:r>
      <w:ins w:id="115" w:author="Dr KROA" w:date="2024-08-10T10:10:00Z">
        <w:r w:rsidR="00E10D3D">
          <w:rPr>
            <w:rFonts w:ascii="Times New Roman" w:hAnsi="Times New Roman" w:cs="Times New Roman"/>
            <w:sz w:val="24"/>
            <w:szCs w:val="24"/>
          </w:rPr>
          <w:t>s</w:t>
        </w:r>
      </w:ins>
      <w:r w:rsidRPr="00EB5C21">
        <w:rPr>
          <w:rFonts w:ascii="Times New Roman" w:hAnsi="Times New Roman" w:cs="Times New Roman"/>
          <w:sz w:val="24"/>
          <w:szCs w:val="24"/>
        </w:rPr>
        <w:t xml:space="preserve"> aussi captivants les unes des autres.</w:t>
      </w:r>
    </w:p>
    <w:p w14:paraId="16B5D36C" w14:textId="587CA32F" w:rsidR="002D685E" w:rsidRPr="00EB5C21" w:rsidRDefault="002D685E">
      <w:pPr>
        <w:spacing w:line="360" w:lineRule="auto"/>
        <w:jc w:val="both"/>
        <w:rPr>
          <w:rFonts w:ascii="Times New Roman" w:hAnsi="Times New Roman" w:cs="Times New Roman"/>
          <w:sz w:val="24"/>
          <w:szCs w:val="24"/>
        </w:rPr>
        <w:pPrChange w:id="116" w:author="Dr KROA" w:date="2024-08-09T23:57:00Z">
          <w:pPr>
            <w:spacing w:line="360" w:lineRule="auto"/>
          </w:pPr>
        </w:pPrChange>
      </w:pPr>
    </w:p>
    <w:p w14:paraId="0396AD9A" w14:textId="77777777" w:rsidR="002D685E" w:rsidRPr="00EB5C21" w:rsidRDefault="002D685E" w:rsidP="00EB5C21">
      <w:pPr>
        <w:pStyle w:val="Paragraphedeliste"/>
        <w:spacing w:after="0" w:line="360" w:lineRule="auto"/>
        <w:ind w:left="1080"/>
        <w:jc w:val="both"/>
        <w:rPr>
          <w:rFonts w:ascii="Book Antiqua" w:hAnsi="Book Antiqua" w:cs="Times New Roman"/>
          <w:b/>
          <w:sz w:val="24"/>
          <w:szCs w:val="24"/>
        </w:rPr>
      </w:pPr>
      <w:r w:rsidRPr="00EB5C21">
        <w:rPr>
          <w:rFonts w:ascii="Book Antiqua" w:hAnsi="Book Antiqua" w:cs="Times New Roman"/>
          <w:bCs/>
          <w:sz w:val="24"/>
          <w:szCs w:val="24"/>
        </w:rPr>
        <w:t xml:space="preserve">II.2. </w:t>
      </w:r>
      <w:r w:rsidRPr="00CB2084">
        <w:rPr>
          <w:rFonts w:ascii="Book Antiqua" w:hAnsi="Book Antiqua" w:cs="Times New Roman"/>
          <w:b/>
          <w:sz w:val="24"/>
          <w:szCs w:val="24"/>
        </w:rPr>
        <w:t>Organigramme de l’entreprise</w:t>
      </w:r>
    </w:p>
    <w:p w14:paraId="2AF4FE8D" w14:textId="77777777" w:rsidR="002D685E" w:rsidRPr="00EB5C21" w:rsidRDefault="002D685E" w:rsidP="00EB5C21">
      <w:pPr>
        <w:spacing w:line="360" w:lineRule="auto"/>
        <w:rPr>
          <w:rFonts w:ascii="Times New Roman" w:hAnsi="Times New Roman" w:cs="Times New Roman"/>
          <w:sz w:val="24"/>
          <w:szCs w:val="24"/>
        </w:rPr>
        <w:sectPr w:rsidR="002D685E" w:rsidRPr="00EB5C21" w:rsidSect="00AE03F1">
          <w:headerReference w:type="even" r:id="rId13"/>
          <w:headerReference w:type="default" r:id="rId14"/>
          <w:footerReference w:type="default" r:id="rId15"/>
          <w:headerReference w:type="first" r:id="rId16"/>
          <w:pgSz w:w="11906" w:h="16838"/>
          <w:pgMar w:top="851" w:right="1417" w:bottom="1417" w:left="1417" w:header="708" w:footer="408" w:gutter="0"/>
          <w:cols w:space="708"/>
          <w:docGrid w:linePitch="360"/>
        </w:sectPr>
      </w:pPr>
    </w:p>
    <w:p w14:paraId="73D60A32" w14:textId="77777777" w:rsidR="006B74AD" w:rsidRPr="00EB5C21" w:rsidRDefault="006B74AD" w:rsidP="00EB5C21">
      <w:pPr>
        <w:spacing w:line="360" w:lineRule="auto"/>
        <w:jc w:val="center"/>
        <w:rPr>
          <w:rFonts w:ascii="Garamond" w:hAnsi="Garamond"/>
          <w:sz w:val="24"/>
          <w:szCs w:val="24"/>
        </w:rPr>
      </w:pPr>
      <w:r w:rsidRPr="00EB5C21">
        <w:rPr>
          <w:rFonts w:ascii="Garamond" w:hAnsi="Garamond"/>
          <w:b/>
          <w:bCs/>
          <w:i/>
          <w:iCs/>
          <w:sz w:val="24"/>
          <w:szCs w:val="24"/>
          <w:u w:val="single"/>
        </w:rPr>
        <w:lastRenderedPageBreak/>
        <w:t>ORGANIGRAMME DE L’ENTREPRISE 43</w:t>
      </w:r>
    </w:p>
    <w:p w14:paraId="75521008" w14:textId="14851A3F" w:rsidR="006B74AD" w:rsidRPr="00EB5C21" w:rsidRDefault="006B74AD" w:rsidP="00EB5C21">
      <w:pPr>
        <w:spacing w:line="360" w:lineRule="auto"/>
        <w:jc w:val="center"/>
        <w:rPr>
          <w:rFonts w:ascii="Garamond" w:hAnsi="Garamond"/>
          <w:sz w:val="24"/>
          <w:szCs w:val="24"/>
        </w:rPr>
      </w:pPr>
      <w:r w:rsidRPr="00EB5C21">
        <w:rPr>
          <w:noProof/>
          <w:sz w:val="24"/>
          <w:szCs w:val="24"/>
        </w:rPr>
        <mc:AlternateContent>
          <mc:Choice Requires="wps">
            <w:drawing>
              <wp:anchor distT="0" distB="0" distL="114300" distR="114300" simplePos="0" relativeHeight="251677696" behindDoc="0" locked="0" layoutInCell="1" allowOverlap="1" wp14:anchorId="6CDB9B2D" wp14:editId="2DD1C874">
                <wp:simplePos x="0" y="0"/>
                <wp:positionH relativeFrom="column">
                  <wp:posOffset>3507105</wp:posOffset>
                </wp:positionH>
                <wp:positionV relativeFrom="paragraph">
                  <wp:posOffset>100330</wp:posOffset>
                </wp:positionV>
                <wp:extent cx="2257425" cy="638175"/>
                <wp:effectExtent l="11430" t="14605" r="17145" b="13970"/>
                <wp:wrapNone/>
                <wp:docPr id="38" name="Rectangle : coins arrondi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7425" cy="638175"/>
                        </a:xfrm>
                        <a:prstGeom prst="roundRect">
                          <a:avLst>
                            <a:gd name="adj" fmla="val 16667"/>
                          </a:avLst>
                        </a:prstGeom>
                        <a:solidFill>
                          <a:srgbClr val="FFC000"/>
                        </a:solidFill>
                        <a:ln w="19050">
                          <a:solidFill>
                            <a:srgbClr val="000000"/>
                          </a:solidFill>
                          <a:round/>
                          <a:headEnd/>
                          <a:tailEnd/>
                        </a:ln>
                      </wps:spPr>
                      <wps:txbx>
                        <w:txbxContent>
                          <w:p w14:paraId="3309B745" w14:textId="77777777" w:rsidR="006B74AD" w:rsidRDefault="006B74AD" w:rsidP="006B74AD">
                            <w:pPr>
                              <w:jc w:val="center"/>
                              <w:rPr>
                                <w:sz w:val="24"/>
                                <w:szCs w:val="24"/>
                              </w:rPr>
                            </w:pPr>
                            <w:r>
                              <w:rPr>
                                <w:b/>
                                <w:bCs/>
                                <w:sz w:val="24"/>
                                <w:szCs w:val="24"/>
                                <w:u w:val="single"/>
                              </w:rPr>
                              <w:t>DIRECTEUR GENERAL</w:t>
                            </w:r>
                          </w:p>
                          <w:p w14:paraId="16C8A41E" w14:textId="77777777" w:rsidR="006B74AD" w:rsidRDefault="006B74AD" w:rsidP="006B74AD">
                            <w:pPr>
                              <w:jc w:val="center"/>
                              <w:rPr>
                                <w:sz w:val="24"/>
                                <w:szCs w:val="24"/>
                              </w:rPr>
                            </w:pPr>
                            <w:r>
                              <w:rPr>
                                <w:sz w:val="24"/>
                                <w:szCs w:val="24"/>
                              </w:rPr>
                              <w:t>ADJIDAN AGBASSI PHILIPPE A.</w:t>
                            </w:r>
                          </w:p>
                          <w:p w14:paraId="2A4CC268" w14:textId="77777777" w:rsidR="006B74AD" w:rsidRDefault="006B74AD" w:rsidP="006B74AD">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CDB9B2D" id="Rectangle : coins arrondis 38" o:spid="_x0000_s1035" style="position:absolute;left:0;text-align:left;margin-left:276.15pt;margin-top:7.9pt;width:177.7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" fillcolor="#ffc000" strokeweight="1.5pt">
                <v:textbox>
                  <w:txbxContent>
                    <w:p w14:paraId="3309B745" w14:textId="77777777" w:rsidR="006B74AD" w:rsidRDefault="006B74AD" w:rsidP="006B74AD">
                      <w:pPr>
                        <w:jc w:val="center"/>
                        <w:rPr>
                          <w:sz w:val="24"/>
                          <w:szCs w:val="24"/>
                        </w:rPr>
                      </w:pPr>
                      <w:r>
                        <w:rPr>
                          <w:b/>
                          <w:bCs/>
                          <w:sz w:val="24"/>
                          <w:szCs w:val="24"/>
                          <w:u w:val="single"/>
                        </w:rPr>
                        <w:t>DIRECTEUR GENERAL</w:t>
                      </w:r>
                    </w:p>
                    <w:p w14:paraId="16C8A41E" w14:textId="77777777" w:rsidR="006B74AD" w:rsidRDefault="006B74AD" w:rsidP="006B74AD">
                      <w:pPr>
                        <w:jc w:val="center"/>
                        <w:rPr>
                          <w:sz w:val="24"/>
                          <w:szCs w:val="24"/>
                        </w:rPr>
                      </w:pPr>
                      <w:r>
                        <w:rPr>
                          <w:sz w:val="24"/>
                          <w:szCs w:val="24"/>
                        </w:rPr>
                        <w:t>ADJIDAN AGBASSI PHILIPPE A.</w:t>
                      </w:r>
                    </w:p>
                    <w:p w14:paraId="2A4CC268" w14:textId="77777777" w:rsidR="006B74AD" w:rsidRDefault="006B74AD" w:rsidP="006B74AD">
                      <w:pPr>
                        <w:rPr>
                          <w:sz w:val="24"/>
                          <w:szCs w:val="24"/>
                        </w:rPr>
                      </w:pPr>
                    </w:p>
                  </w:txbxContent>
                </v:textbox>
              </v:roundrect>
            </w:pict>
          </mc:Fallback>
        </mc:AlternateContent>
      </w:r>
      <w:r w:rsidRPr="00EB5C21">
        <w:rPr>
          <w:noProof/>
          <w:sz w:val="24"/>
          <w:szCs w:val="24"/>
        </w:rPr>
        <mc:AlternateContent>
          <mc:Choice Requires="wps">
            <w:drawing>
              <wp:anchor distT="0" distB="0" distL="114300" distR="114300" simplePos="0" relativeHeight="251678720" behindDoc="0" locked="0" layoutInCell="1" allowOverlap="1" wp14:anchorId="3FDD0096" wp14:editId="629A3FA5">
                <wp:simplePos x="0" y="0"/>
                <wp:positionH relativeFrom="column">
                  <wp:posOffset>3478530</wp:posOffset>
                </wp:positionH>
                <wp:positionV relativeFrom="paragraph">
                  <wp:posOffset>1405255</wp:posOffset>
                </wp:positionV>
                <wp:extent cx="2276475" cy="647700"/>
                <wp:effectExtent l="11430" t="14605" r="17145" b="13970"/>
                <wp:wrapNone/>
                <wp:docPr id="37" name="Rectangle : coins arrondi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647700"/>
                        </a:xfrm>
                        <a:prstGeom prst="roundRect">
                          <a:avLst>
                            <a:gd name="adj" fmla="val 16667"/>
                          </a:avLst>
                        </a:prstGeom>
                        <a:solidFill>
                          <a:srgbClr val="FFC000"/>
                        </a:solidFill>
                        <a:ln w="19050">
                          <a:solidFill>
                            <a:srgbClr val="000000"/>
                          </a:solidFill>
                          <a:round/>
                          <a:headEnd/>
                          <a:tailEnd/>
                        </a:ln>
                      </wps:spPr>
                      <wps:txbx>
                        <w:txbxContent>
                          <w:p w14:paraId="479D420B" w14:textId="77777777" w:rsidR="006B74AD" w:rsidRDefault="006B74AD" w:rsidP="006B74AD">
                            <w:pPr>
                              <w:jc w:val="center"/>
                            </w:pPr>
                            <w:r>
                              <w:rPr>
                                <w:b/>
                                <w:bCs/>
                                <w:u w:val="single"/>
                              </w:rPr>
                              <w:t>COORDINATEUR DE PROJET</w:t>
                            </w:r>
                          </w:p>
                          <w:p w14:paraId="76FB80BA" w14:textId="77777777" w:rsidR="006B74AD" w:rsidRDefault="006B74AD" w:rsidP="006B74AD">
                            <w:pPr>
                              <w:jc w:val="center"/>
                            </w:pPr>
                            <w:r>
                              <w:t>KOFFI KOUASSI RAPHAËL</w:t>
                            </w:r>
                          </w:p>
                          <w:p w14:paraId="29864C85"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DD0096" id="Rectangle : coins arrondis 37" o:spid="_x0000_s1036" style="position:absolute;left:0;text-align:left;margin-left:273.9pt;margin-top:110.65pt;width:179.25pt;height: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" fillcolor="#ffc000" strokeweight="1.5pt">
                <v:textbox>
                  <w:txbxContent>
                    <w:p w14:paraId="479D420B" w14:textId="77777777" w:rsidR="006B74AD" w:rsidRDefault="006B74AD" w:rsidP="006B74AD">
                      <w:pPr>
                        <w:jc w:val="center"/>
                      </w:pPr>
                      <w:r>
                        <w:rPr>
                          <w:b/>
                          <w:bCs/>
                          <w:u w:val="single"/>
                        </w:rPr>
                        <w:t>COORDINATEUR DE PROJET</w:t>
                      </w:r>
                    </w:p>
                    <w:p w14:paraId="76FB80BA" w14:textId="77777777" w:rsidR="006B74AD" w:rsidRDefault="006B74AD" w:rsidP="006B74AD">
                      <w:pPr>
                        <w:jc w:val="center"/>
                      </w:pPr>
                      <w:r>
                        <w:t>KOFFI KOUASSI RAPHAËL</w:t>
                      </w:r>
                    </w:p>
                    <w:p w14:paraId="29864C85"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79744" behindDoc="0" locked="0" layoutInCell="1" allowOverlap="1" wp14:anchorId="1C6C626C" wp14:editId="6F9BE3D2">
                <wp:simplePos x="0" y="0"/>
                <wp:positionH relativeFrom="column">
                  <wp:posOffset>4450080</wp:posOffset>
                </wp:positionH>
                <wp:positionV relativeFrom="paragraph">
                  <wp:posOffset>3919855</wp:posOffset>
                </wp:positionV>
                <wp:extent cx="1704975" cy="995680"/>
                <wp:effectExtent l="11430" t="14605" r="17145" b="18415"/>
                <wp:wrapNone/>
                <wp:docPr id="36" name="Rectangle : coins arrondi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995680"/>
                        </a:xfrm>
                        <a:prstGeom prst="roundRect">
                          <a:avLst>
                            <a:gd name="adj" fmla="val 16667"/>
                          </a:avLst>
                        </a:prstGeom>
                        <a:solidFill>
                          <a:srgbClr val="92D050"/>
                        </a:solidFill>
                        <a:ln w="19050">
                          <a:solidFill>
                            <a:srgbClr val="000000"/>
                          </a:solidFill>
                          <a:round/>
                          <a:headEnd/>
                          <a:tailEnd/>
                        </a:ln>
                      </wps:spPr>
                      <wps:txbx>
                        <w:txbxContent>
                          <w:p w14:paraId="431A5F2D" w14:textId="77777777" w:rsidR="006B74AD" w:rsidRDefault="006B74AD" w:rsidP="006B74AD">
                            <w:pPr>
                              <w:jc w:val="center"/>
                              <w:rPr>
                                <w:b/>
                                <w:bCs/>
                                <w:u w:val="single"/>
                              </w:rPr>
                            </w:pPr>
                            <w:r>
                              <w:rPr>
                                <w:b/>
                                <w:bCs/>
                                <w:u w:val="single"/>
                              </w:rPr>
                              <w:t>SERVICE DE LA COMMUNICATION</w:t>
                            </w:r>
                          </w:p>
                          <w:p w14:paraId="65C21A23" w14:textId="77777777" w:rsidR="006B74AD" w:rsidRDefault="006B74AD" w:rsidP="006B74AD">
                            <w:pPr>
                              <w:spacing w:after="0"/>
                              <w:jc w:val="center"/>
                            </w:pPr>
                            <w:r>
                              <w:rPr>
                                <w:b/>
                                <w:bCs/>
                                <w:u w:val="single"/>
                              </w:rPr>
                              <w:t>CHEF DE SERVICE</w:t>
                            </w:r>
                          </w:p>
                          <w:p w14:paraId="627193EB" w14:textId="77777777" w:rsidR="006B74AD" w:rsidRDefault="006B74AD" w:rsidP="006B74AD">
                            <w:pPr>
                              <w:jc w:val="center"/>
                            </w:pPr>
                            <w:r>
                              <w:t>HAIDARA MOHAMED</w:t>
                            </w:r>
                          </w:p>
                          <w:p w14:paraId="3A448B18"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6C626C" id="Rectangle : coins arrondis 36" o:spid="_x0000_s1037" style="position:absolute;left:0;text-align:left;margin-left:350.4pt;margin-top:308.65pt;width:134.25pt;height:7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" fillcolor="#92d050" strokeweight="1.5pt">
                <v:textbox>
                  <w:txbxContent>
                    <w:p w14:paraId="431A5F2D" w14:textId="77777777" w:rsidR="006B74AD" w:rsidRDefault="006B74AD" w:rsidP="006B74AD">
                      <w:pPr>
                        <w:jc w:val="center"/>
                        <w:rPr>
                          <w:b/>
                          <w:bCs/>
                          <w:u w:val="single"/>
                        </w:rPr>
                      </w:pPr>
                      <w:r>
                        <w:rPr>
                          <w:b/>
                          <w:bCs/>
                          <w:u w:val="single"/>
                        </w:rPr>
                        <w:t>SERVICE DE LA COMMUNICATION</w:t>
                      </w:r>
                    </w:p>
                    <w:p w14:paraId="65C21A23" w14:textId="77777777" w:rsidR="006B74AD" w:rsidRDefault="006B74AD" w:rsidP="006B74AD">
                      <w:pPr>
                        <w:spacing w:after="0"/>
                        <w:jc w:val="center"/>
                      </w:pPr>
                      <w:r>
                        <w:rPr>
                          <w:b/>
                          <w:bCs/>
                          <w:u w:val="single"/>
                        </w:rPr>
                        <w:t>CHEF DE SERVICE</w:t>
                      </w:r>
                    </w:p>
                    <w:p w14:paraId="627193EB" w14:textId="77777777" w:rsidR="006B74AD" w:rsidRDefault="006B74AD" w:rsidP="006B74AD">
                      <w:pPr>
                        <w:jc w:val="center"/>
                      </w:pPr>
                      <w:r>
                        <w:t>HAIDARA MOHAMED</w:t>
                      </w:r>
                    </w:p>
                    <w:p w14:paraId="3A448B18"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1792" behindDoc="0" locked="0" layoutInCell="1" allowOverlap="1" wp14:anchorId="3146480F" wp14:editId="59463B8D">
                <wp:simplePos x="0" y="0"/>
                <wp:positionH relativeFrom="column">
                  <wp:posOffset>8260080</wp:posOffset>
                </wp:positionH>
                <wp:positionV relativeFrom="paragraph">
                  <wp:posOffset>3900805</wp:posOffset>
                </wp:positionV>
                <wp:extent cx="1885950" cy="990600"/>
                <wp:effectExtent l="11430" t="14605" r="17145" b="13970"/>
                <wp:wrapNone/>
                <wp:docPr id="34" name="Rectangle : coins arrondi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990600"/>
                        </a:xfrm>
                        <a:prstGeom prst="roundRect">
                          <a:avLst>
                            <a:gd name="adj" fmla="val 16667"/>
                          </a:avLst>
                        </a:prstGeom>
                        <a:solidFill>
                          <a:srgbClr val="92D050"/>
                        </a:solidFill>
                        <a:ln w="19050">
                          <a:solidFill>
                            <a:srgbClr val="000000"/>
                          </a:solidFill>
                          <a:round/>
                          <a:headEnd/>
                          <a:tailEnd/>
                        </a:ln>
                      </wps:spPr>
                      <wps:txbx>
                        <w:txbxContent>
                          <w:p w14:paraId="143C868A" w14:textId="77777777" w:rsidR="006B74AD" w:rsidRDefault="006B74AD" w:rsidP="006B74AD">
                            <w:pPr>
                              <w:jc w:val="center"/>
                              <w:rPr>
                                <w:b/>
                                <w:bCs/>
                                <w:u w:val="single"/>
                              </w:rPr>
                            </w:pPr>
                            <w:r>
                              <w:rPr>
                                <w:b/>
                                <w:bCs/>
                                <w:u w:val="single"/>
                              </w:rPr>
                              <w:t>SERVICE CREATION MULTIMEDIA</w:t>
                            </w:r>
                          </w:p>
                          <w:p w14:paraId="71021407" w14:textId="77777777" w:rsidR="006B74AD" w:rsidRDefault="006B74AD" w:rsidP="006B74AD">
                            <w:pPr>
                              <w:spacing w:after="0"/>
                              <w:jc w:val="center"/>
                            </w:pPr>
                            <w:r>
                              <w:rPr>
                                <w:b/>
                                <w:bCs/>
                                <w:u w:val="single"/>
                              </w:rPr>
                              <w:t>CHEF DE SERVICE</w:t>
                            </w:r>
                          </w:p>
                          <w:p w14:paraId="77C73DB6" w14:textId="77777777" w:rsidR="006B74AD" w:rsidRDefault="006B74AD" w:rsidP="006B74AD">
                            <w:pPr>
                              <w:jc w:val="center"/>
                            </w:pPr>
                            <w:r>
                              <w:t>SANOGO DJIBRIL</w:t>
                            </w:r>
                          </w:p>
                          <w:p w14:paraId="319761FC"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46480F" id="Rectangle : coins arrondis 34" o:spid="_x0000_s1038" style="position:absolute;left:0;text-align:left;margin-left:650.4pt;margin-top:307.15pt;width:148.5pt;height: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" fillcolor="#92d050" strokeweight="1.5pt">
                <v:textbox>
                  <w:txbxContent>
                    <w:p w14:paraId="143C868A" w14:textId="77777777" w:rsidR="006B74AD" w:rsidRDefault="006B74AD" w:rsidP="006B74AD">
                      <w:pPr>
                        <w:jc w:val="center"/>
                        <w:rPr>
                          <w:b/>
                          <w:bCs/>
                          <w:u w:val="single"/>
                        </w:rPr>
                      </w:pPr>
                      <w:r>
                        <w:rPr>
                          <w:b/>
                          <w:bCs/>
                          <w:u w:val="single"/>
                        </w:rPr>
                        <w:t>SERVICE CREATION MULTIMEDIA</w:t>
                      </w:r>
                    </w:p>
                    <w:p w14:paraId="71021407" w14:textId="77777777" w:rsidR="006B74AD" w:rsidRDefault="006B74AD" w:rsidP="006B74AD">
                      <w:pPr>
                        <w:spacing w:after="0"/>
                        <w:jc w:val="center"/>
                      </w:pPr>
                      <w:r>
                        <w:rPr>
                          <w:b/>
                          <w:bCs/>
                          <w:u w:val="single"/>
                        </w:rPr>
                        <w:t>CHEF DE SERVICE</w:t>
                      </w:r>
                    </w:p>
                    <w:p w14:paraId="77C73DB6" w14:textId="77777777" w:rsidR="006B74AD" w:rsidRDefault="006B74AD" w:rsidP="006B74AD">
                      <w:pPr>
                        <w:jc w:val="center"/>
                      </w:pPr>
                      <w:r>
                        <w:t>SANOGO DJIBRIL</w:t>
                      </w:r>
                    </w:p>
                    <w:p w14:paraId="319761FC"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2816" behindDoc="0" locked="0" layoutInCell="1" allowOverlap="1" wp14:anchorId="70472F61" wp14:editId="074B88E7">
                <wp:simplePos x="0" y="0"/>
                <wp:positionH relativeFrom="column">
                  <wp:posOffset>2383155</wp:posOffset>
                </wp:positionH>
                <wp:positionV relativeFrom="paragraph">
                  <wp:posOffset>3938905</wp:posOffset>
                </wp:positionV>
                <wp:extent cx="1485900" cy="986155"/>
                <wp:effectExtent l="11430" t="14605" r="17145" b="18415"/>
                <wp:wrapNone/>
                <wp:docPr id="33" name="Rectangle : coins arrondi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86155"/>
                        </a:xfrm>
                        <a:prstGeom prst="roundRect">
                          <a:avLst>
                            <a:gd name="adj" fmla="val 16667"/>
                          </a:avLst>
                        </a:prstGeom>
                        <a:solidFill>
                          <a:srgbClr val="92D050"/>
                        </a:solidFill>
                        <a:ln w="19050">
                          <a:solidFill>
                            <a:srgbClr val="000000"/>
                          </a:solidFill>
                          <a:round/>
                          <a:headEnd/>
                          <a:tailEnd/>
                        </a:ln>
                      </wps:spPr>
                      <wps:txbx>
                        <w:txbxContent>
                          <w:p w14:paraId="0E25BD98" w14:textId="77777777" w:rsidR="006B74AD" w:rsidRDefault="006B74AD" w:rsidP="006B74AD">
                            <w:pPr>
                              <w:jc w:val="center"/>
                              <w:rPr>
                                <w:b/>
                                <w:bCs/>
                                <w:u w:val="single"/>
                              </w:rPr>
                            </w:pPr>
                            <w:r>
                              <w:rPr>
                                <w:b/>
                                <w:bCs/>
                                <w:u w:val="single"/>
                              </w:rPr>
                              <w:t>SERVICE RESEAU INFORMATIQUE</w:t>
                            </w:r>
                          </w:p>
                          <w:p w14:paraId="58E71E00" w14:textId="77777777" w:rsidR="006B74AD" w:rsidRDefault="006B74AD" w:rsidP="006B74AD">
                            <w:pPr>
                              <w:spacing w:after="0"/>
                              <w:jc w:val="center"/>
                            </w:pPr>
                            <w:r>
                              <w:rPr>
                                <w:b/>
                                <w:bCs/>
                                <w:u w:val="single"/>
                              </w:rPr>
                              <w:t>CHEF DE SERVICE</w:t>
                            </w:r>
                          </w:p>
                          <w:p w14:paraId="3576BF2A" w14:textId="77777777" w:rsidR="006B74AD" w:rsidRDefault="006B74AD" w:rsidP="006B74AD">
                            <w:pPr>
                              <w:jc w:val="center"/>
                            </w:pPr>
                            <w:r>
                              <w:t>TRAH LOU OLIVIA</w:t>
                            </w:r>
                          </w:p>
                          <w:p w14:paraId="27908DF1"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472F61" id="Rectangle : coins arrondis 33" o:spid="_x0000_s1039" style="position:absolute;left:0;text-align:left;margin-left:187.65pt;margin-top:310.15pt;width:117pt;height:7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" fillcolor="#92d050" strokeweight="1.5pt">
                <v:textbox>
                  <w:txbxContent>
                    <w:p w14:paraId="0E25BD98" w14:textId="77777777" w:rsidR="006B74AD" w:rsidRDefault="006B74AD" w:rsidP="006B74AD">
                      <w:pPr>
                        <w:jc w:val="center"/>
                        <w:rPr>
                          <w:b/>
                          <w:bCs/>
                          <w:u w:val="single"/>
                        </w:rPr>
                      </w:pPr>
                      <w:r>
                        <w:rPr>
                          <w:b/>
                          <w:bCs/>
                          <w:u w:val="single"/>
                        </w:rPr>
                        <w:t>SERVICE RESEAU INFORMATIQUE</w:t>
                      </w:r>
                    </w:p>
                    <w:p w14:paraId="58E71E00" w14:textId="77777777" w:rsidR="006B74AD" w:rsidRDefault="006B74AD" w:rsidP="006B74AD">
                      <w:pPr>
                        <w:spacing w:after="0"/>
                        <w:jc w:val="center"/>
                      </w:pPr>
                      <w:r>
                        <w:rPr>
                          <w:b/>
                          <w:bCs/>
                          <w:u w:val="single"/>
                        </w:rPr>
                        <w:t>CHEF DE SERVICE</w:t>
                      </w:r>
                    </w:p>
                    <w:p w14:paraId="3576BF2A" w14:textId="77777777" w:rsidR="006B74AD" w:rsidRDefault="006B74AD" w:rsidP="006B74AD">
                      <w:pPr>
                        <w:jc w:val="center"/>
                      </w:pPr>
                      <w:r>
                        <w:t>TRAH LOU OLIVIA</w:t>
                      </w:r>
                    </w:p>
                    <w:p w14:paraId="27908DF1"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4864" behindDoc="0" locked="0" layoutInCell="1" allowOverlap="1" wp14:anchorId="4D73962E" wp14:editId="29033CCC">
                <wp:simplePos x="0" y="0"/>
                <wp:positionH relativeFrom="column">
                  <wp:posOffset>-112395</wp:posOffset>
                </wp:positionH>
                <wp:positionV relativeFrom="paragraph">
                  <wp:posOffset>3929380</wp:posOffset>
                </wp:positionV>
                <wp:extent cx="1971675" cy="1009650"/>
                <wp:effectExtent l="11430" t="14605" r="17145" b="13970"/>
                <wp:wrapNone/>
                <wp:docPr id="31"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1009650"/>
                        </a:xfrm>
                        <a:prstGeom prst="roundRect">
                          <a:avLst>
                            <a:gd name="adj" fmla="val 16667"/>
                          </a:avLst>
                        </a:prstGeom>
                        <a:solidFill>
                          <a:srgbClr val="92D050"/>
                        </a:solidFill>
                        <a:ln w="19050">
                          <a:solidFill>
                            <a:srgbClr val="000000"/>
                          </a:solidFill>
                          <a:round/>
                          <a:headEnd/>
                          <a:tailEnd/>
                        </a:ln>
                      </wps:spPr>
                      <wps:txbx>
                        <w:txbxContent>
                          <w:p w14:paraId="1C207EF1" w14:textId="77777777" w:rsidR="006B74AD" w:rsidRDefault="006B74AD" w:rsidP="006B74AD">
                            <w:pPr>
                              <w:jc w:val="center"/>
                              <w:rPr>
                                <w:b/>
                                <w:bCs/>
                                <w:u w:val="single"/>
                              </w:rPr>
                            </w:pPr>
                            <w:r>
                              <w:rPr>
                                <w:b/>
                                <w:bCs/>
                                <w:u w:val="single"/>
                              </w:rPr>
                              <w:t>SERVICE DEVELOPPEMENT D’APPLICATION</w:t>
                            </w:r>
                          </w:p>
                          <w:p w14:paraId="25B2A15E" w14:textId="77777777" w:rsidR="006B74AD" w:rsidRDefault="006B74AD" w:rsidP="006B74AD">
                            <w:pPr>
                              <w:spacing w:after="0"/>
                              <w:jc w:val="center"/>
                            </w:pPr>
                            <w:r>
                              <w:rPr>
                                <w:b/>
                                <w:bCs/>
                                <w:u w:val="single"/>
                              </w:rPr>
                              <w:t>CHEF DE SERVICE</w:t>
                            </w:r>
                          </w:p>
                          <w:p w14:paraId="50E5675E" w14:textId="77777777" w:rsidR="006B74AD" w:rsidRDefault="006B74AD" w:rsidP="006B74AD">
                            <w:pPr>
                              <w:jc w:val="center"/>
                            </w:pPr>
                            <w:r>
                              <w:t>KOFFI KOUAME JAURES</w:t>
                            </w:r>
                          </w:p>
                          <w:p w14:paraId="0BBB6149"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73962E" id="Rectangle : coins arrondis 31" o:spid="_x0000_s1040" style="position:absolute;left:0;text-align:left;margin-left:-8.85pt;margin-top:309.4pt;width:155.25pt;height: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" fillcolor="#92d050" strokeweight="1.5pt">
                <v:textbox>
                  <w:txbxContent>
                    <w:p w14:paraId="1C207EF1" w14:textId="77777777" w:rsidR="006B74AD" w:rsidRDefault="006B74AD" w:rsidP="006B74AD">
                      <w:pPr>
                        <w:jc w:val="center"/>
                        <w:rPr>
                          <w:b/>
                          <w:bCs/>
                          <w:u w:val="single"/>
                        </w:rPr>
                      </w:pPr>
                      <w:r>
                        <w:rPr>
                          <w:b/>
                          <w:bCs/>
                          <w:u w:val="single"/>
                        </w:rPr>
                        <w:t>SERVICE DEVELOPPEMENT D’APPLICATION</w:t>
                      </w:r>
                    </w:p>
                    <w:p w14:paraId="25B2A15E" w14:textId="77777777" w:rsidR="006B74AD" w:rsidRDefault="006B74AD" w:rsidP="006B74AD">
                      <w:pPr>
                        <w:spacing w:after="0"/>
                        <w:jc w:val="center"/>
                      </w:pPr>
                      <w:r>
                        <w:rPr>
                          <w:b/>
                          <w:bCs/>
                          <w:u w:val="single"/>
                        </w:rPr>
                        <w:t>CHEF DE SERVICE</w:t>
                      </w:r>
                    </w:p>
                    <w:p w14:paraId="50E5675E" w14:textId="77777777" w:rsidR="006B74AD" w:rsidRDefault="006B74AD" w:rsidP="006B74AD">
                      <w:pPr>
                        <w:jc w:val="center"/>
                      </w:pPr>
                      <w:r>
                        <w:t>KOFFI KOUAME JAURES</w:t>
                      </w:r>
                    </w:p>
                    <w:p w14:paraId="0BBB6149"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7936" behindDoc="0" locked="0" layoutInCell="1" allowOverlap="1" wp14:anchorId="27AC01F8" wp14:editId="121A3B7F">
                <wp:simplePos x="0" y="0"/>
                <wp:positionH relativeFrom="column">
                  <wp:posOffset>6326505</wp:posOffset>
                </wp:positionH>
                <wp:positionV relativeFrom="paragraph">
                  <wp:posOffset>3910330</wp:posOffset>
                </wp:positionV>
                <wp:extent cx="1781175" cy="981075"/>
                <wp:effectExtent l="11430" t="14605" r="17145" b="13970"/>
                <wp:wrapNone/>
                <wp:docPr id="28" name="Rectangle : coins arrondi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981075"/>
                        </a:xfrm>
                        <a:prstGeom prst="roundRect">
                          <a:avLst>
                            <a:gd name="adj" fmla="val 16667"/>
                          </a:avLst>
                        </a:prstGeom>
                        <a:solidFill>
                          <a:srgbClr val="92D050"/>
                        </a:solidFill>
                        <a:ln w="19050">
                          <a:solidFill>
                            <a:srgbClr val="000000"/>
                          </a:solidFill>
                          <a:round/>
                          <a:headEnd/>
                          <a:tailEnd/>
                        </a:ln>
                      </wps:spPr>
                      <wps:txbx>
                        <w:txbxContent>
                          <w:p w14:paraId="41EAF81F" w14:textId="77777777" w:rsidR="006B74AD" w:rsidRDefault="006B74AD" w:rsidP="006B74AD">
                            <w:pPr>
                              <w:spacing w:before="240"/>
                              <w:jc w:val="center"/>
                              <w:rPr>
                                <w:b/>
                                <w:bCs/>
                                <w:u w:val="single"/>
                              </w:rPr>
                            </w:pPr>
                            <w:r>
                              <w:rPr>
                                <w:b/>
                                <w:bCs/>
                                <w:u w:val="single"/>
                              </w:rPr>
                              <w:t>SERVICE DU MARKETING</w:t>
                            </w:r>
                          </w:p>
                          <w:p w14:paraId="6E3D9F91" w14:textId="77777777" w:rsidR="006B74AD" w:rsidRDefault="006B74AD" w:rsidP="006B74AD">
                            <w:pPr>
                              <w:spacing w:after="0"/>
                              <w:jc w:val="center"/>
                            </w:pPr>
                            <w:r>
                              <w:rPr>
                                <w:b/>
                                <w:bCs/>
                                <w:u w:val="single"/>
                              </w:rPr>
                              <w:t>CHEF DE SERVICE</w:t>
                            </w:r>
                          </w:p>
                          <w:p w14:paraId="4D1F6381" w14:textId="77777777" w:rsidR="006B74AD" w:rsidRDefault="006B74AD" w:rsidP="006B74AD">
                            <w:pPr>
                              <w:jc w:val="center"/>
                            </w:pPr>
                            <w:r>
                              <w:t>KOUASSI KOFFI SAMUEL</w:t>
                            </w:r>
                          </w:p>
                          <w:p w14:paraId="48392002"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AC01F8" id="Rectangle : coins arrondis 28" o:spid="_x0000_s1041" style="position:absolute;left:0;text-align:left;margin-left:498.15pt;margin-top:307.9pt;width:140.25pt;height:7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" fillcolor="#92d050" strokeweight="1.5pt">
                <v:textbox>
                  <w:txbxContent>
                    <w:p w14:paraId="41EAF81F" w14:textId="77777777" w:rsidR="006B74AD" w:rsidRDefault="006B74AD" w:rsidP="006B74AD">
                      <w:pPr>
                        <w:spacing w:before="240"/>
                        <w:jc w:val="center"/>
                        <w:rPr>
                          <w:b/>
                          <w:bCs/>
                          <w:u w:val="single"/>
                        </w:rPr>
                      </w:pPr>
                      <w:r>
                        <w:rPr>
                          <w:b/>
                          <w:bCs/>
                          <w:u w:val="single"/>
                        </w:rPr>
                        <w:t>SERVICE DU MARKETING</w:t>
                      </w:r>
                    </w:p>
                    <w:p w14:paraId="6E3D9F91" w14:textId="77777777" w:rsidR="006B74AD" w:rsidRDefault="006B74AD" w:rsidP="006B74AD">
                      <w:pPr>
                        <w:spacing w:after="0"/>
                        <w:jc w:val="center"/>
                      </w:pPr>
                      <w:r>
                        <w:rPr>
                          <w:b/>
                          <w:bCs/>
                          <w:u w:val="single"/>
                        </w:rPr>
                        <w:t>CHEF DE SERVICE</w:t>
                      </w:r>
                    </w:p>
                    <w:p w14:paraId="4D1F6381" w14:textId="77777777" w:rsidR="006B74AD" w:rsidRDefault="006B74AD" w:rsidP="006B74AD">
                      <w:pPr>
                        <w:jc w:val="center"/>
                      </w:pPr>
                      <w:r>
                        <w:t>KOUASSI KOFFI SAMUEL</w:t>
                      </w:r>
                    </w:p>
                    <w:p w14:paraId="48392002"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92032" behindDoc="0" locked="0" layoutInCell="1" allowOverlap="1" wp14:anchorId="5E97FD77" wp14:editId="136B977C">
                <wp:simplePos x="0" y="0"/>
                <wp:positionH relativeFrom="column">
                  <wp:posOffset>4507230</wp:posOffset>
                </wp:positionH>
                <wp:positionV relativeFrom="paragraph">
                  <wp:posOffset>757555</wp:posOffset>
                </wp:positionV>
                <wp:extent cx="285750" cy="633730"/>
                <wp:effectExtent l="20955" t="5080" r="17145" b="8890"/>
                <wp:wrapNone/>
                <wp:docPr id="22" name="Flèche :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33730"/>
                        </a:xfrm>
                        <a:prstGeom prst="downArrow">
                          <a:avLst>
                            <a:gd name="adj1" fmla="val 55806"/>
                            <a:gd name="adj2" fmla="val 7867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382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2" o:spid="_x0000_s1026" type="#_x0000_t67" style="position:absolute;margin-left:354.9pt;margin-top:59.65pt;width:22.5pt;height:4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74624" behindDoc="0" locked="0" layoutInCell="1" allowOverlap="1" wp14:anchorId="07E3A1D0" wp14:editId="7D2CCAEF">
                <wp:simplePos x="0" y="0"/>
                <wp:positionH relativeFrom="column">
                  <wp:posOffset>868680</wp:posOffset>
                </wp:positionH>
                <wp:positionV relativeFrom="paragraph">
                  <wp:posOffset>3300730</wp:posOffset>
                </wp:positionV>
                <wp:extent cx="285750" cy="609600"/>
                <wp:effectExtent l="20955" t="5080" r="17145" b="13970"/>
                <wp:wrapNone/>
                <wp:docPr id="20" name="Flèche : ba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09600"/>
                        </a:xfrm>
                        <a:prstGeom prst="downArrow">
                          <a:avLst>
                            <a:gd name="adj1" fmla="val 55806"/>
                            <a:gd name="adj2" fmla="val 75674"/>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A8742" id="Flèche : bas 20" o:spid="_x0000_s1026" type="#_x0000_t67" style="position:absolute;margin-left:68.4pt;margin-top:259.9pt;width:22.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75648" behindDoc="0" locked="0" layoutInCell="1" allowOverlap="1" wp14:anchorId="42C36B66" wp14:editId="0E20ACEB">
                <wp:simplePos x="0" y="0"/>
                <wp:positionH relativeFrom="column">
                  <wp:posOffset>7098030</wp:posOffset>
                </wp:positionH>
                <wp:positionV relativeFrom="paragraph">
                  <wp:posOffset>4881880</wp:posOffset>
                </wp:positionV>
                <wp:extent cx="285750" cy="557530"/>
                <wp:effectExtent l="20955" t="5080" r="17145" b="8890"/>
                <wp:wrapNone/>
                <wp:docPr id="18" name="Flèche : ba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0FCB6" id="Flèche : bas 18" o:spid="_x0000_s1026" type="#_x0000_t67" style="position:absolute;margin-left:558.9pt;margin-top:384.4pt;width:22.5pt;height:4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76672" behindDoc="0" locked="0" layoutInCell="1" allowOverlap="1" wp14:anchorId="5DFC02CB" wp14:editId="6B2517E2">
                <wp:simplePos x="0" y="0"/>
                <wp:positionH relativeFrom="column">
                  <wp:posOffset>6917055</wp:posOffset>
                </wp:positionH>
                <wp:positionV relativeFrom="paragraph">
                  <wp:posOffset>3348355</wp:posOffset>
                </wp:positionV>
                <wp:extent cx="285750" cy="548005"/>
                <wp:effectExtent l="20955" t="5080" r="17145" b="8890"/>
                <wp:wrapNone/>
                <wp:docPr id="16" name="Flèche :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548005"/>
                        </a:xfrm>
                        <a:prstGeom prst="downArrow">
                          <a:avLst>
                            <a:gd name="adj1" fmla="val 55806"/>
                            <a:gd name="adj2" fmla="val 68028"/>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53C0C" id="Flèche : bas 16" o:spid="_x0000_s1026" type="#_x0000_t67" style="position:absolute;margin-left:544.65pt;margin-top:263.65pt;width:22.5pt;height:4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94080" behindDoc="0" locked="0" layoutInCell="1" allowOverlap="1" wp14:anchorId="3C40115D" wp14:editId="55FD1A81">
                <wp:simplePos x="0" y="0"/>
                <wp:positionH relativeFrom="column">
                  <wp:posOffset>5212080</wp:posOffset>
                </wp:positionH>
                <wp:positionV relativeFrom="paragraph">
                  <wp:posOffset>4939030</wp:posOffset>
                </wp:positionV>
                <wp:extent cx="285750" cy="557530"/>
                <wp:effectExtent l="20955" t="5080" r="17145" b="18415"/>
                <wp:wrapNone/>
                <wp:docPr id="14" name="Flèche : ba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B9159" id="Flèche : bas 14" o:spid="_x0000_s1026" type="#_x0000_t67" style="position:absolute;margin-left:410.4pt;margin-top:388.9pt;width:22.5pt;height:4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95104" behindDoc="0" locked="0" layoutInCell="1" allowOverlap="1" wp14:anchorId="00E6EF83" wp14:editId="77D4D6A7">
                <wp:simplePos x="0" y="0"/>
                <wp:positionH relativeFrom="column">
                  <wp:posOffset>9126855</wp:posOffset>
                </wp:positionH>
                <wp:positionV relativeFrom="paragraph">
                  <wp:posOffset>4910455</wp:posOffset>
                </wp:positionV>
                <wp:extent cx="285750" cy="557530"/>
                <wp:effectExtent l="20955" t="5080" r="17145" b="8890"/>
                <wp:wrapNone/>
                <wp:docPr id="12" name="Flèche : ba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09046" id="Flèche : bas 12" o:spid="_x0000_s1026" type="#_x0000_t67" style="position:absolute;margin-left:718.65pt;margin-top:386.65pt;width:22.5pt;height:4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96128" behindDoc="0" locked="0" layoutInCell="1" allowOverlap="1" wp14:anchorId="367F1615" wp14:editId="244915C2">
                <wp:simplePos x="0" y="0"/>
                <wp:positionH relativeFrom="column">
                  <wp:posOffset>611505</wp:posOffset>
                </wp:positionH>
                <wp:positionV relativeFrom="paragraph">
                  <wp:posOffset>4948555</wp:posOffset>
                </wp:positionV>
                <wp:extent cx="285750" cy="557530"/>
                <wp:effectExtent l="20955" t="5080" r="17145" b="18415"/>
                <wp:wrapNone/>
                <wp:docPr id="11" name="Flèche : ba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ACA2F" id="Flèche : bas 11" o:spid="_x0000_s1026" type="#_x0000_t67" style="position:absolute;margin-left:48.15pt;margin-top:389.65pt;width:22.5pt;height:4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97152" behindDoc="0" locked="0" layoutInCell="1" allowOverlap="1" wp14:anchorId="447F04E3" wp14:editId="53514175">
                <wp:simplePos x="0" y="0"/>
                <wp:positionH relativeFrom="column">
                  <wp:posOffset>2478405</wp:posOffset>
                </wp:positionH>
                <wp:positionV relativeFrom="paragraph">
                  <wp:posOffset>4958080</wp:posOffset>
                </wp:positionV>
                <wp:extent cx="285750" cy="557530"/>
                <wp:effectExtent l="40005" t="24130" r="36195" b="0"/>
                <wp:wrapNone/>
                <wp:docPr id="9" name="Flèche : ba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40771">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6D9BC" id="Flèche : bas 9" o:spid="_x0000_s1026" type="#_x0000_t67" style="position:absolute;margin-left:195.15pt;margin-top:390.4pt;width:22.5pt;height:43.9pt;rotation:124602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699200" behindDoc="0" locked="0" layoutInCell="1" allowOverlap="1" wp14:anchorId="7A25E77A" wp14:editId="00ADAA67">
                <wp:simplePos x="0" y="0"/>
                <wp:positionH relativeFrom="column">
                  <wp:posOffset>5145405</wp:posOffset>
                </wp:positionH>
                <wp:positionV relativeFrom="paragraph">
                  <wp:posOffset>2884170</wp:posOffset>
                </wp:positionV>
                <wp:extent cx="369570" cy="1146175"/>
                <wp:effectExtent l="192405" t="0" r="266700" b="0"/>
                <wp:wrapNone/>
                <wp:docPr id="5" name="Flèche : ba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85503">
                          <a:off x="0" y="0"/>
                          <a:ext cx="369570" cy="1146175"/>
                        </a:xfrm>
                        <a:prstGeom prst="downArrow">
                          <a:avLst>
                            <a:gd name="adj1" fmla="val 53704"/>
                            <a:gd name="adj2" fmla="val 59343"/>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6C90D" id="Flèche : bas 5" o:spid="_x0000_s1026" type="#_x0000_t67" style="position:absolute;margin-left:405.15pt;margin-top:227.1pt;width:29.1pt;height:90.25pt;rotation:2528048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" adj="17467,5000"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700224" behindDoc="0" locked="0" layoutInCell="1" allowOverlap="1" wp14:anchorId="1B2E3C4B" wp14:editId="1AC33C9F">
                <wp:simplePos x="0" y="0"/>
                <wp:positionH relativeFrom="column">
                  <wp:posOffset>8775700</wp:posOffset>
                </wp:positionH>
                <wp:positionV relativeFrom="paragraph">
                  <wp:posOffset>2855595</wp:posOffset>
                </wp:positionV>
                <wp:extent cx="369570" cy="1148715"/>
                <wp:effectExtent l="269875" t="0" r="198755" b="0"/>
                <wp:wrapNone/>
                <wp:docPr id="4" name="Flèche : ba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3933465">
                          <a:off x="0" y="0"/>
                          <a:ext cx="369570" cy="1148715"/>
                        </a:xfrm>
                        <a:prstGeom prst="downArrow">
                          <a:avLst>
                            <a:gd name="adj1" fmla="val 53704"/>
                            <a:gd name="adj2" fmla="val 59474"/>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CC396" id="Flèche : bas 4" o:spid="_x0000_s1026" type="#_x0000_t67" style="position:absolute;margin-left:691pt;margin-top:224.85pt;width:29.1pt;height:90.45pt;rotation:-254876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" adj="17467,5000"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701248" behindDoc="0" locked="0" layoutInCell="1" allowOverlap="1" wp14:anchorId="57CBBE38" wp14:editId="25393000">
                <wp:simplePos x="0" y="0"/>
                <wp:positionH relativeFrom="column">
                  <wp:posOffset>2868930</wp:posOffset>
                </wp:positionH>
                <wp:positionV relativeFrom="paragraph">
                  <wp:posOffset>3319780</wp:posOffset>
                </wp:positionV>
                <wp:extent cx="285750" cy="609600"/>
                <wp:effectExtent l="20955" t="5080" r="17145" b="13970"/>
                <wp:wrapNone/>
                <wp:docPr id="3" name="Flèche : ba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609600"/>
                        </a:xfrm>
                        <a:prstGeom prst="downArrow">
                          <a:avLst>
                            <a:gd name="adj1" fmla="val 55806"/>
                            <a:gd name="adj2" fmla="val 75674"/>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3DD82" id="Flèche : bas 3" o:spid="_x0000_s1026" type="#_x0000_t67" style="position:absolute;margin-left:225.9pt;margin-top:261.4pt;width:22.5pt;height:4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" adj="13938,4773" fillcolor="#7030a0">
                <v:textbox style="layout-flow:vertical-ideographic"/>
              </v:shape>
            </w:pict>
          </mc:Fallback>
        </mc:AlternateContent>
      </w:r>
      <w:r w:rsidRPr="00EB5C21">
        <w:rPr>
          <w:noProof/>
          <w:sz w:val="24"/>
          <w:szCs w:val="24"/>
        </w:rPr>
        <mc:AlternateContent>
          <mc:Choice Requires="wps">
            <w:drawing>
              <wp:anchor distT="0" distB="0" distL="114300" distR="114300" simplePos="0" relativeHeight="251703296" behindDoc="0" locked="0" layoutInCell="1" allowOverlap="1" wp14:anchorId="37A794F1" wp14:editId="135899A0">
                <wp:simplePos x="0" y="0"/>
                <wp:positionH relativeFrom="column">
                  <wp:posOffset>3440430</wp:posOffset>
                </wp:positionH>
                <wp:positionV relativeFrom="paragraph">
                  <wp:posOffset>4958080</wp:posOffset>
                </wp:positionV>
                <wp:extent cx="285750" cy="557530"/>
                <wp:effectExtent l="30480" t="24130" r="36195" b="8890"/>
                <wp:wrapNone/>
                <wp:docPr id="1" name="Flèche : b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86944">
                          <a:off x="0" y="0"/>
                          <a:ext cx="285750" cy="557530"/>
                        </a:xfrm>
                        <a:prstGeom prst="downArrow">
                          <a:avLst>
                            <a:gd name="adj1" fmla="val 55806"/>
                            <a:gd name="adj2" fmla="val 69210"/>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D3C1D" id="Flèche : bas 1" o:spid="_x0000_s1026" type="#_x0000_t67" style="position:absolute;margin-left:270.9pt;margin-top:390.4pt;width:22.5pt;height:43.9pt;rotation:-1078006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" adj="13938,4773" fillcolor="#7030a0">
                <v:textbox style="layout-flow:vertical-ideographic"/>
              </v:shape>
            </w:pict>
          </mc:Fallback>
        </mc:AlternateContent>
      </w:r>
    </w:p>
    <w:p w14:paraId="683DFB04" w14:textId="77777777" w:rsidR="006B74AD" w:rsidRPr="00EB5C21" w:rsidRDefault="006B74AD" w:rsidP="00EB5C21">
      <w:pPr>
        <w:spacing w:line="360" w:lineRule="auto"/>
        <w:rPr>
          <w:rFonts w:ascii="Garamond" w:hAnsi="Garamond"/>
          <w:sz w:val="24"/>
          <w:szCs w:val="24"/>
        </w:rPr>
      </w:pPr>
    </w:p>
    <w:p w14:paraId="2CD3A8E3" w14:textId="05BAFEBB" w:rsidR="006B74AD" w:rsidRPr="00EB5C21" w:rsidRDefault="006B74AD" w:rsidP="00EB5C21">
      <w:pPr>
        <w:spacing w:line="360" w:lineRule="auto"/>
        <w:rPr>
          <w:rFonts w:ascii="Garamond" w:hAnsi="Garamond"/>
          <w:sz w:val="24"/>
          <w:szCs w:val="24"/>
        </w:rPr>
      </w:pPr>
      <w:r w:rsidRPr="00EB5C21">
        <w:rPr>
          <w:noProof/>
          <w:sz w:val="24"/>
          <w:szCs w:val="24"/>
        </w:rPr>
        <mc:AlternateContent>
          <mc:Choice Requires="wps">
            <w:drawing>
              <wp:anchor distT="0" distB="0" distL="114300" distR="114300" simplePos="0" relativeHeight="251698176" behindDoc="0" locked="0" layoutInCell="1" allowOverlap="1" wp14:anchorId="57EB54ED" wp14:editId="7089EC65">
                <wp:simplePos x="0" y="0"/>
                <wp:positionH relativeFrom="column">
                  <wp:posOffset>6481714</wp:posOffset>
                </wp:positionH>
                <wp:positionV relativeFrom="paragraph">
                  <wp:posOffset>299369</wp:posOffset>
                </wp:positionV>
                <wp:extent cx="369570" cy="1816100"/>
                <wp:effectExtent l="0" t="300990" r="0" b="224790"/>
                <wp:wrapNone/>
                <wp:docPr id="8" name="Flèche : ba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930592">
                          <a:off x="0" y="0"/>
                          <a:ext cx="369570" cy="1816100"/>
                        </a:xfrm>
                        <a:prstGeom prst="downArrow">
                          <a:avLst>
                            <a:gd name="adj1" fmla="val 53704"/>
                            <a:gd name="adj2" fmla="val 94027"/>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EA56C" id="Flèche : bas 8" o:spid="_x0000_s1026" type="#_x0000_t67" style="position:absolute;margin-left:510.35pt;margin-top:23.55pt;width:29.1pt;height:143pt;rotation:-4293255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" adj="17467,5000" fillcolor="#7030a0">
                <v:textbox style="layout-flow:vertical-ideographic"/>
              </v:shape>
            </w:pict>
          </mc:Fallback>
        </mc:AlternateContent>
      </w:r>
    </w:p>
    <w:p w14:paraId="4F02DD89" w14:textId="42393A83" w:rsidR="006B74AD" w:rsidRPr="00EB5C21" w:rsidRDefault="006B74AD" w:rsidP="00EB5C21">
      <w:pPr>
        <w:spacing w:line="360" w:lineRule="auto"/>
        <w:rPr>
          <w:rFonts w:ascii="Garamond" w:hAnsi="Garamond"/>
          <w:sz w:val="24"/>
          <w:szCs w:val="24"/>
        </w:rPr>
      </w:pPr>
      <w:r w:rsidRPr="00EB5C21">
        <w:rPr>
          <w:noProof/>
          <w:sz w:val="24"/>
          <w:szCs w:val="24"/>
        </w:rPr>
        <mc:AlternateContent>
          <mc:Choice Requires="wps">
            <w:drawing>
              <wp:anchor distT="0" distB="0" distL="114300" distR="114300" simplePos="0" relativeHeight="251693056" behindDoc="0" locked="0" layoutInCell="1" allowOverlap="1" wp14:anchorId="2803FE50" wp14:editId="0971579B">
                <wp:simplePos x="0" y="0"/>
                <wp:positionH relativeFrom="column">
                  <wp:posOffset>2632947</wp:posOffset>
                </wp:positionH>
                <wp:positionV relativeFrom="paragraph">
                  <wp:posOffset>65918</wp:posOffset>
                </wp:positionV>
                <wp:extent cx="369570" cy="1405890"/>
                <wp:effectExtent l="0" t="292100" r="0" b="214630"/>
                <wp:wrapNone/>
                <wp:docPr id="15" name="Flèche : ba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434827">
                          <a:off x="0" y="0"/>
                          <a:ext cx="369570" cy="1405890"/>
                        </a:xfrm>
                        <a:prstGeom prst="downArrow">
                          <a:avLst>
                            <a:gd name="adj1" fmla="val 53704"/>
                            <a:gd name="adj2" fmla="val 72789"/>
                          </a:avLst>
                        </a:prstGeom>
                        <a:solidFill>
                          <a:srgbClr val="7030A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4EACD" id="Flèche : bas 15" o:spid="_x0000_s1026" type="#_x0000_t67" style="position:absolute;margin-left:207.3pt;margin-top:5.2pt;width:29.1pt;height:110.7pt;rotation:3751747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" adj="17467,5000" fillcolor="#7030a0">
                <v:textbox style="layout-flow:vertical-ideographic"/>
              </v:shape>
            </w:pict>
          </mc:Fallback>
        </mc:AlternateContent>
      </w:r>
    </w:p>
    <w:p w14:paraId="3BF9BF24" w14:textId="77777777" w:rsidR="006B74AD" w:rsidRPr="00EB5C21" w:rsidRDefault="006B74AD" w:rsidP="00EB5C21">
      <w:pPr>
        <w:spacing w:line="360" w:lineRule="auto"/>
        <w:rPr>
          <w:rFonts w:ascii="Garamond" w:hAnsi="Garamond"/>
          <w:sz w:val="24"/>
          <w:szCs w:val="24"/>
        </w:rPr>
      </w:pPr>
    </w:p>
    <w:p w14:paraId="772690E8" w14:textId="125F0AE9" w:rsidR="006B74AD" w:rsidRPr="00EB5C21" w:rsidRDefault="006B74AD" w:rsidP="00EB5C21">
      <w:pPr>
        <w:spacing w:line="360" w:lineRule="auto"/>
        <w:rPr>
          <w:rFonts w:ascii="Garamond" w:hAnsi="Garamond"/>
          <w:sz w:val="24"/>
          <w:szCs w:val="24"/>
        </w:rPr>
      </w:pPr>
    </w:p>
    <w:p w14:paraId="1D920367" w14:textId="14DFB174" w:rsidR="006B74AD" w:rsidRPr="00EB5C21" w:rsidRDefault="00EB5C21" w:rsidP="00EB5C21">
      <w:pPr>
        <w:spacing w:line="360" w:lineRule="auto"/>
        <w:rPr>
          <w:rFonts w:ascii="Garamond" w:hAnsi="Garamond"/>
          <w:sz w:val="24"/>
          <w:szCs w:val="24"/>
        </w:rPr>
      </w:pPr>
      <w:r w:rsidRPr="00EB5C21">
        <w:rPr>
          <w:noProof/>
          <w:sz w:val="24"/>
          <w:szCs w:val="24"/>
        </w:rPr>
        <mc:AlternateContent>
          <mc:Choice Requires="wps">
            <w:drawing>
              <wp:anchor distT="0" distB="0" distL="114300" distR="114300" simplePos="0" relativeHeight="251680768" behindDoc="0" locked="0" layoutInCell="1" allowOverlap="1" wp14:anchorId="05087A3E" wp14:editId="7718CCE3">
                <wp:simplePos x="0" y="0"/>
                <wp:positionH relativeFrom="column">
                  <wp:posOffset>5763274</wp:posOffset>
                </wp:positionH>
                <wp:positionV relativeFrom="paragraph">
                  <wp:posOffset>178435</wp:posOffset>
                </wp:positionV>
                <wp:extent cx="2743200" cy="857466"/>
                <wp:effectExtent l="0" t="0" r="19050" b="19050"/>
                <wp:wrapNone/>
                <wp:docPr id="35" name="Rectangle : coins arrondi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857466"/>
                        </a:xfrm>
                        <a:prstGeom prst="roundRect">
                          <a:avLst>
                            <a:gd name="adj" fmla="val 16667"/>
                          </a:avLst>
                        </a:prstGeom>
                        <a:solidFill>
                          <a:srgbClr val="FFFFFF"/>
                        </a:solidFill>
                        <a:ln w="19050">
                          <a:solidFill>
                            <a:srgbClr val="000000"/>
                          </a:solidFill>
                          <a:round/>
                          <a:headEnd/>
                          <a:tailEnd/>
                        </a:ln>
                      </wps:spPr>
                      <wps:txbx>
                        <w:txbxContent>
                          <w:p w14:paraId="6DF109B8" w14:textId="77777777" w:rsidR="006B74AD" w:rsidRDefault="006B74AD" w:rsidP="006B74AD">
                            <w:pPr>
                              <w:jc w:val="center"/>
                            </w:pPr>
                            <w:r>
                              <w:rPr>
                                <w:b/>
                                <w:bCs/>
                                <w:u w:val="single"/>
                              </w:rPr>
                              <w:t>DIRECTION DU MARKETING ET DE LA COMMUNICATION</w:t>
                            </w:r>
                          </w:p>
                          <w:p w14:paraId="530EB7D3" w14:textId="77777777" w:rsidR="006B74AD" w:rsidRDefault="006B74AD" w:rsidP="006B74AD">
                            <w:pPr>
                              <w:jc w:val="center"/>
                            </w:pPr>
                            <w:r>
                              <w:t>COULIBALY TIEFAGA MARIE</w:t>
                            </w:r>
                          </w:p>
                          <w:p w14:paraId="76AF0DB7"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087A3E" id="Rectangle : coins arrondis 35" o:spid="_x0000_s1042" style="position:absolute;margin-left:453.8pt;margin-top:14.05pt;width:3in;height: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" strokeweight="1.5pt">
                <v:textbox>
                  <w:txbxContent>
                    <w:p w14:paraId="6DF109B8" w14:textId="77777777" w:rsidR="006B74AD" w:rsidRDefault="006B74AD" w:rsidP="006B74AD">
                      <w:pPr>
                        <w:jc w:val="center"/>
                      </w:pPr>
                      <w:r>
                        <w:rPr>
                          <w:b/>
                          <w:bCs/>
                          <w:u w:val="single"/>
                        </w:rPr>
                        <w:t>DIRECTION DU MARKETING ET DE LA COMMUNICATION</w:t>
                      </w:r>
                    </w:p>
                    <w:p w14:paraId="530EB7D3" w14:textId="77777777" w:rsidR="006B74AD" w:rsidRDefault="006B74AD" w:rsidP="006B74AD">
                      <w:pPr>
                        <w:jc w:val="center"/>
                      </w:pPr>
                      <w:r>
                        <w:t>COULIBALY TIEFAGA MARIE</w:t>
                      </w:r>
                    </w:p>
                    <w:p w14:paraId="76AF0DB7"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3840" behindDoc="0" locked="0" layoutInCell="1" allowOverlap="1" wp14:anchorId="75F18476" wp14:editId="6721D5C6">
                <wp:simplePos x="0" y="0"/>
                <wp:positionH relativeFrom="column">
                  <wp:posOffset>566420</wp:posOffset>
                </wp:positionH>
                <wp:positionV relativeFrom="paragraph">
                  <wp:posOffset>208915</wp:posOffset>
                </wp:positionV>
                <wp:extent cx="2743200" cy="853980"/>
                <wp:effectExtent l="0" t="0" r="19050" b="22860"/>
                <wp:wrapNone/>
                <wp:docPr id="32" name="Rectangle : coins arrondi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853980"/>
                        </a:xfrm>
                        <a:prstGeom prst="roundRect">
                          <a:avLst>
                            <a:gd name="adj" fmla="val 16667"/>
                          </a:avLst>
                        </a:prstGeom>
                        <a:solidFill>
                          <a:srgbClr val="FFFFFF"/>
                        </a:solidFill>
                        <a:ln w="19050">
                          <a:solidFill>
                            <a:srgbClr val="000000"/>
                          </a:solidFill>
                          <a:round/>
                          <a:headEnd/>
                          <a:tailEnd/>
                        </a:ln>
                      </wps:spPr>
                      <wps:txbx>
                        <w:txbxContent>
                          <w:p w14:paraId="3BE520FA" w14:textId="77777777" w:rsidR="006B74AD" w:rsidRDefault="006B74AD" w:rsidP="006B74AD">
                            <w:pPr>
                              <w:jc w:val="center"/>
                            </w:pPr>
                            <w:r>
                              <w:rPr>
                                <w:b/>
                                <w:bCs/>
                                <w:u w:val="single"/>
                              </w:rPr>
                              <w:t>DIRECTEUR DE SOLUTION DU DEVELOPPEMENT INFORMATIQUES</w:t>
                            </w:r>
                          </w:p>
                          <w:p w14:paraId="602EDBFA" w14:textId="77777777" w:rsidR="006B74AD" w:rsidRDefault="006B74AD" w:rsidP="006B74AD">
                            <w:pPr>
                              <w:jc w:val="center"/>
                            </w:pPr>
                            <w:r>
                              <w:t>N’CHO JEAN COOL</w:t>
                            </w:r>
                          </w:p>
                          <w:p w14:paraId="00B9F8C4"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F18476" id="Rectangle : coins arrondis 32" o:spid="_x0000_s1043" style="position:absolute;margin-left:44.6pt;margin-top:16.45pt;width:3in;height:6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" strokeweight="1.5pt">
                <v:textbox>
                  <w:txbxContent>
                    <w:p w14:paraId="3BE520FA" w14:textId="77777777" w:rsidR="006B74AD" w:rsidRDefault="006B74AD" w:rsidP="006B74AD">
                      <w:pPr>
                        <w:jc w:val="center"/>
                      </w:pPr>
                      <w:r>
                        <w:rPr>
                          <w:b/>
                          <w:bCs/>
                          <w:u w:val="single"/>
                        </w:rPr>
                        <w:t>DIRECTEUR DE SOLUTION DU DEVELOPPEMENT INFORMATIQUES</w:t>
                      </w:r>
                    </w:p>
                    <w:p w14:paraId="602EDBFA" w14:textId="77777777" w:rsidR="006B74AD" w:rsidRDefault="006B74AD" w:rsidP="006B74AD">
                      <w:pPr>
                        <w:jc w:val="center"/>
                      </w:pPr>
                      <w:r>
                        <w:t>N’CHO JEAN COOL</w:t>
                      </w:r>
                    </w:p>
                    <w:p w14:paraId="00B9F8C4" w14:textId="77777777" w:rsidR="006B74AD" w:rsidRDefault="006B74AD" w:rsidP="006B74AD"/>
                  </w:txbxContent>
                </v:textbox>
              </v:roundrect>
            </w:pict>
          </mc:Fallback>
        </mc:AlternateContent>
      </w:r>
    </w:p>
    <w:p w14:paraId="05994849" w14:textId="77777777" w:rsidR="006B74AD" w:rsidRPr="00EB5C21" w:rsidRDefault="006B74AD" w:rsidP="00EB5C21">
      <w:pPr>
        <w:spacing w:line="360" w:lineRule="auto"/>
        <w:rPr>
          <w:rFonts w:ascii="Garamond" w:hAnsi="Garamond"/>
          <w:sz w:val="24"/>
          <w:szCs w:val="24"/>
        </w:rPr>
      </w:pPr>
    </w:p>
    <w:p w14:paraId="6476BF08" w14:textId="77777777" w:rsidR="006B74AD" w:rsidRPr="00EB5C21" w:rsidRDefault="006B74AD" w:rsidP="00EB5C21">
      <w:pPr>
        <w:spacing w:line="360" w:lineRule="auto"/>
        <w:rPr>
          <w:rFonts w:ascii="Garamond" w:hAnsi="Garamond"/>
          <w:sz w:val="24"/>
          <w:szCs w:val="24"/>
        </w:rPr>
      </w:pPr>
    </w:p>
    <w:p w14:paraId="3A8B7DAF" w14:textId="77777777" w:rsidR="006B74AD" w:rsidRPr="00EB5C21" w:rsidRDefault="006B74AD" w:rsidP="00EB5C21">
      <w:pPr>
        <w:spacing w:line="360" w:lineRule="auto"/>
        <w:rPr>
          <w:rFonts w:ascii="Garamond" w:hAnsi="Garamond"/>
          <w:sz w:val="24"/>
          <w:szCs w:val="24"/>
        </w:rPr>
      </w:pPr>
    </w:p>
    <w:p w14:paraId="14616C02" w14:textId="77777777" w:rsidR="006B74AD" w:rsidRPr="00EB5C21" w:rsidRDefault="006B74AD" w:rsidP="00EB5C21">
      <w:pPr>
        <w:spacing w:line="360" w:lineRule="auto"/>
        <w:rPr>
          <w:rFonts w:ascii="Garamond" w:hAnsi="Garamond"/>
          <w:sz w:val="24"/>
          <w:szCs w:val="24"/>
        </w:rPr>
      </w:pPr>
    </w:p>
    <w:p w14:paraId="78793C80" w14:textId="77777777" w:rsidR="006B74AD" w:rsidRPr="00EB5C21" w:rsidRDefault="006B74AD" w:rsidP="00EB5C21">
      <w:pPr>
        <w:spacing w:line="360" w:lineRule="auto"/>
        <w:rPr>
          <w:rFonts w:ascii="Garamond" w:hAnsi="Garamond"/>
          <w:sz w:val="24"/>
          <w:szCs w:val="24"/>
        </w:rPr>
      </w:pPr>
    </w:p>
    <w:p w14:paraId="5E12E80B" w14:textId="77777777" w:rsidR="006B74AD" w:rsidRPr="00EB5C21" w:rsidRDefault="006B74AD" w:rsidP="00EB5C21">
      <w:pPr>
        <w:spacing w:line="360" w:lineRule="auto"/>
        <w:rPr>
          <w:rFonts w:ascii="Garamond" w:hAnsi="Garamond"/>
          <w:sz w:val="24"/>
          <w:szCs w:val="24"/>
        </w:rPr>
      </w:pPr>
    </w:p>
    <w:p w14:paraId="165CDD6B" w14:textId="34FD3840" w:rsidR="006B74AD" w:rsidRPr="00EB5C21" w:rsidRDefault="006B74AD" w:rsidP="00EB5C21">
      <w:pPr>
        <w:spacing w:line="360" w:lineRule="auto"/>
        <w:rPr>
          <w:rFonts w:ascii="Garamond" w:hAnsi="Garamond"/>
          <w:sz w:val="24"/>
          <w:szCs w:val="24"/>
        </w:rPr>
      </w:pPr>
    </w:p>
    <w:p w14:paraId="03A7092C" w14:textId="7163BA40" w:rsidR="006B74AD" w:rsidRPr="00EB5C21" w:rsidRDefault="00EB5C21" w:rsidP="00EB5C21">
      <w:pPr>
        <w:spacing w:line="360" w:lineRule="auto"/>
        <w:rPr>
          <w:rFonts w:ascii="Garamond" w:hAnsi="Garamond"/>
          <w:sz w:val="24"/>
          <w:szCs w:val="24"/>
        </w:rPr>
      </w:pPr>
      <w:r w:rsidRPr="00EB5C21">
        <w:rPr>
          <w:noProof/>
          <w:sz w:val="24"/>
          <w:szCs w:val="24"/>
        </w:rPr>
        <mc:AlternateContent>
          <mc:Choice Requires="wps">
            <w:drawing>
              <wp:anchor distT="0" distB="0" distL="114300" distR="114300" simplePos="0" relativeHeight="251689984" behindDoc="0" locked="0" layoutInCell="1" allowOverlap="1" wp14:anchorId="4755E800" wp14:editId="01B6DC18">
                <wp:simplePos x="0" y="0"/>
                <wp:positionH relativeFrom="column">
                  <wp:posOffset>8568055</wp:posOffset>
                </wp:positionH>
                <wp:positionV relativeFrom="paragraph">
                  <wp:posOffset>492125</wp:posOffset>
                </wp:positionV>
                <wp:extent cx="1352550" cy="815488"/>
                <wp:effectExtent l="0" t="0" r="19050" b="22860"/>
                <wp:wrapNone/>
                <wp:docPr id="26"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815488"/>
                        </a:xfrm>
                        <a:prstGeom prst="roundRect">
                          <a:avLst>
                            <a:gd name="adj" fmla="val 16667"/>
                          </a:avLst>
                        </a:prstGeom>
                        <a:solidFill>
                          <a:srgbClr val="00B0F0"/>
                        </a:solidFill>
                        <a:ln w="19050">
                          <a:solidFill>
                            <a:srgbClr val="000000"/>
                          </a:solidFill>
                          <a:round/>
                          <a:headEnd/>
                          <a:tailEnd/>
                        </a:ln>
                      </wps:spPr>
                      <wps:txbx>
                        <w:txbxContent>
                          <w:p w14:paraId="2467CAF5" w14:textId="77777777" w:rsidR="006B74AD" w:rsidRDefault="006B74AD" w:rsidP="006B74AD">
                            <w:pPr>
                              <w:jc w:val="center"/>
                            </w:pPr>
                            <w:r>
                              <w:rPr>
                                <w:b/>
                                <w:bCs/>
                                <w:u w:val="single"/>
                              </w:rPr>
                              <w:t>SOUS CHEF DE SERVICE</w:t>
                            </w:r>
                          </w:p>
                          <w:p w14:paraId="3CE1E4E8" w14:textId="77777777" w:rsidR="006B74AD" w:rsidRDefault="006B74AD" w:rsidP="006B74AD">
                            <w:pPr>
                              <w:jc w:val="center"/>
                            </w:pPr>
                            <w:r>
                              <w:t xml:space="preserve">WANSET LUC </w:t>
                            </w:r>
                          </w:p>
                          <w:p w14:paraId="41177232" w14:textId="77777777" w:rsidR="006B74AD" w:rsidRDefault="006B74AD" w:rsidP="006B74AD">
                            <w:pPr>
                              <w:jc w:val="center"/>
                            </w:pPr>
                          </w:p>
                          <w:p w14:paraId="3B84C0CE" w14:textId="77777777" w:rsidR="006B74AD" w:rsidRDefault="006B74AD" w:rsidP="006B74AD">
                            <w:pPr>
                              <w:jc w:val="center"/>
                            </w:pPr>
                          </w:p>
                          <w:p w14:paraId="6EE5741A"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55E800" id="Rectangle : coins arrondis 26" o:spid="_x0000_s1044" style="position:absolute;margin-left:674.65pt;margin-top:38.75pt;width:106.5pt;height:6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" fillcolor="#00b0f0" strokeweight="1.5pt">
                <v:textbox>
                  <w:txbxContent>
                    <w:p w14:paraId="2467CAF5" w14:textId="77777777" w:rsidR="006B74AD" w:rsidRDefault="006B74AD" w:rsidP="006B74AD">
                      <w:pPr>
                        <w:jc w:val="center"/>
                      </w:pPr>
                      <w:r>
                        <w:rPr>
                          <w:b/>
                          <w:bCs/>
                          <w:u w:val="single"/>
                        </w:rPr>
                        <w:t>SOUS CHEF DE SERVICE</w:t>
                      </w:r>
                    </w:p>
                    <w:p w14:paraId="3CE1E4E8" w14:textId="77777777" w:rsidR="006B74AD" w:rsidRDefault="006B74AD" w:rsidP="006B74AD">
                      <w:pPr>
                        <w:jc w:val="center"/>
                      </w:pPr>
                      <w:r>
                        <w:t xml:space="preserve">WANSET LUC </w:t>
                      </w:r>
                    </w:p>
                    <w:p w14:paraId="41177232" w14:textId="77777777" w:rsidR="006B74AD" w:rsidRDefault="006B74AD" w:rsidP="006B74AD">
                      <w:pPr>
                        <w:jc w:val="center"/>
                      </w:pPr>
                    </w:p>
                    <w:p w14:paraId="3B84C0CE" w14:textId="77777777" w:rsidR="006B74AD" w:rsidRDefault="006B74AD" w:rsidP="006B74AD">
                      <w:pPr>
                        <w:jc w:val="center"/>
                      </w:pPr>
                    </w:p>
                    <w:p w14:paraId="6EE5741A"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5888" behindDoc="0" locked="0" layoutInCell="1" allowOverlap="1" wp14:anchorId="66555187" wp14:editId="5DFF2556">
                <wp:simplePos x="0" y="0"/>
                <wp:positionH relativeFrom="column">
                  <wp:posOffset>4707890</wp:posOffset>
                </wp:positionH>
                <wp:positionV relativeFrom="paragraph">
                  <wp:posOffset>499110</wp:posOffset>
                </wp:positionV>
                <wp:extent cx="1428750" cy="854400"/>
                <wp:effectExtent l="0" t="0" r="19050" b="22225"/>
                <wp:wrapNone/>
                <wp:docPr id="30" name="Rectangle : coins arrondi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54400"/>
                        </a:xfrm>
                        <a:prstGeom prst="roundRect">
                          <a:avLst>
                            <a:gd name="adj" fmla="val 16667"/>
                          </a:avLst>
                        </a:prstGeom>
                        <a:solidFill>
                          <a:srgbClr val="00B0F0"/>
                        </a:solidFill>
                        <a:ln w="19050">
                          <a:solidFill>
                            <a:srgbClr val="000000"/>
                          </a:solidFill>
                          <a:round/>
                          <a:headEnd/>
                          <a:tailEnd/>
                        </a:ln>
                      </wps:spPr>
                      <wps:txbx>
                        <w:txbxContent>
                          <w:p w14:paraId="60F98555" w14:textId="77777777" w:rsidR="006B74AD" w:rsidRDefault="006B74AD" w:rsidP="006B74AD">
                            <w:pPr>
                              <w:jc w:val="center"/>
                            </w:pPr>
                            <w:r>
                              <w:rPr>
                                <w:b/>
                                <w:bCs/>
                                <w:u w:val="single"/>
                              </w:rPr>
                              <w:t>SOUS CHEF DE SERVICE</w:t>
                            </w:r>
                          </w:p>
                          <w:p w14:paraId="5F7CFB93" w14:textId="77777777" w:rsidR="006B74AD" w:rsidRDefault="006B74AD" w:rsidP="006B74AD">
                            <w:pPr>
                              <w:jc w:val="center"/>
                            </w:pPr>
                            <w:r>
                              <w:t>NIKEBIÉ GRÂCE</w:t>
                            </w:r>
                          </w:p>
                          <w:p w14:paraId="58CC0D3E"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55187" id="Rectangle : coins arrondis 30" o:spid="_x0000_s1045" style="position:absolute;margin-left:370.7pt;margin-top:39.3pt;width:112.5pt;height:67.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" fillcolor="#00b0f0" strokeweight="1.5pt">
                <v:textbox>
                  <w:txbxContent>
                    <w:p w14:paraId="60F98555" w14:textId="77777777" w:rsidR="006B74AD" w:rsidRDefault="006B74AD" w:rsidP="006B74AD">
                      <w:pPr>
                        <w:jc w:val="center"/>
                      </w:pPr>
                      <w:r>
                        <w:rPr>
                          <w:b/>
                          <w:bCs/>
                          <w:u w:val="single"/>
                        </w:rPr>
                        <w:t>SOUS CHEF DE SERVICE</w:t>
                      </w:r>
                    </w:p>
                    <w:p w14:paraId="5F7CFB93" w14:textId="77777777" w:rsidR="006B74AD" w:rsidRDefault="006B74AD" w:rsidP="006B74AD">
                      <w:pPr>
                        <w:jc w:val="center"/>
                      </w:pPr>
                      <w:r>
                        <w:t>NIKEBIÉ GRÂCE</w:t>
                      </w:r>
                    </w:p>
                    <w:p w14:paraId="58CC0D3E"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91008" behindDoc="0" locked="0" layoutInCell="1" allowOverlap="1" wp14:anchorId="45B2273C" wp14:editId="3EF2E7A0">
                <wp:simplePos x="0" y="0"/>
                <wp:positionH relativeFrom="column">
                  <wp:posOffset>6596380</wp:posOffset>
                </wp:positionH>
                <wp:positionV relativeFrom="paragraph">
                  <wp:posOffset>445135</wp:posOffset>
                </wp:positionV>
                <wp:extent cx="1495425" cy="897836"/>
                <wp:effectExtent l="0" t="0" r="28575" b="17145"/>
                <wp:wrapNone/>
                <wp:docPr id="25" name="Rectangle : coins arrondi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97836"/>
                        </a:xfrm>
                        <a:prstGeom prst="roundRect">
                          <a:avLst>
                            <a:gd name="adj" fmla="val 16667"/>
                          </a:avLst>
                        </a:prstGeom>
                        <a:solidFill>
                          <a:srgbClr val="00B0F0"/>
                        </a:solidFill>
                        <a:ln w="19050">
                          <a:solidFill>
                            <a:srgbClr val="000000"/>
                          </a:solidFill>
                          <a:round/>
                          <a:headEnd/>
                          <a:tailEnd/>
                        </a:ln>
                      </wps:spPr>
                      <wps:txbx>
                        <w:txbxContent>
                          <w:p w14:paraId="7563CA73" w14:textId="77777777" w:rsidR="006B74AD" w:rsidRDefault="006B74AD" w:rsidP="006B74AD">
                            <w:pPr>
                              <w:jc w:val="center"/>
                            </w:pPr>
                            <w:r>
                              <w:rPr>
                                <w:b/>
                                <w:bCs/>
                                <w:u w:val="single"/>
                              </w:rPr>
                              <w:t>SOUS CHEF DE SERVICE</w:t>
                            </w:r>
                          </w:p>
                          <w:p w14:paraId="105A828F" w14:textId="77777777" w:rsidR="006B74AD" w:rsidRDefault="006B74AD" w:rsidP="006B74AD">
                            <w:pPr>
                              <w:jc w:val="center"/>
                            </w:pPr>
                            <w:r>
                              <w:t>CONDE ALI</w:t>
                            </w:r>
                          </w:p>
                          <w:p w14:paraId="7B4F6743" w14:textId="77777777" w:rsidR="006B74AD" w:rsidRDefault="006B74AD" w:rsidP="006B74AD">
                            <w:pPr>
                              <w:jc w:val="center"/>
                            </w:pPr>
                          </w:p>
                          <w:p w14:paraId="303961D6"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B2273C" id="Rectangle : coins arrondis 25" o:spid="_x0000_s1046" style="position:absolute;margin-left:519.4pt;margin-top:35.05pt;width:117.75pt;height:70.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" fillcolor="#00b0f0" strokeweight="1.5pt">
                <v:textbox>
                  <w:txbxContent>
                    <w:p w14:paraId="7563CA73" w14:textId="77777777" w:rsidR="006B74AD" w:rsidRDefault="006B74AD" w:rsidP="006B74AD">
                      <w:pPr>
                        <w:jc w:val="center"/>
                      </w:pPr>
                      <w:r>
                        <w:rPr>
                          <w:b/>
                          <w:bCs/>
                          <w:u w:val="single"/>
                        </w:rPr>
                        <w:t>SOUS CHEF DE SERVICE</w:t>
                      </w:r>
                    </w:p>
                    <w:p w14:paraId="105A828F" w14:textId="77777777" w:rsidR="006B74AD" w:rsidRDefault="006B74AD" w:rsidP="006B74AD">
                      <w:pPr>
                        <w:jc w:val="center"/>
                      </w:pPr>
                      <w:r>
                        <w:t>CONDE ALI</w:t>
                      </w:r>
                    </w:p>
                    <w:p w14:paraId="7B4F6743" w14:textId="77777777" w:rsidR="006B74AD" w:rsidRDefault="006B74AD" w:rsidP="006B74AD">
                      <w:pPr>
                        <w:jc w:val="center"/>
                      </w:pPr>
                    </w:p>
                    <w:p w14:paraId="303961D6"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702272" behindDoc="0" locked="0" layoutInCell="1" allowOverlap="1" wp14:anchorId="3E4D544B" wp14:editId="73FF0E27">
                <wp:simplePos x="0" y="0"/>
                <wp:positionH relativeFrom="column">
                  <wp:posOffset>3239770</wp:posOffset>
                </wp:positionH>
                <wp:positionV relativeFrom="paragraph">
                  <wp:posOffset>498475</wp:posOffset>
                </wp:positionV>
                <wp:extent cx="1301115" cy="854399"/>
                <wp:effectExtent l="0" t="0" r="13335" b="22225"/>
                <wp:wrapNone/>
                <wp:docPr id="2" name="Rectangle : coins arrondi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854399"/>
                        </a:xfrm>
                        <a:prstGeom prst="roundRect">
                          <a:avLst>
                            <a:gd name="adj" fmla="val 16667"/>
                          </a:avLst>
                        </a:prstGeom>
                        <a:solidFill>
                          <a:srgbClr val="00B0F0"/>
                        </a:solidFill>
                        <a:ln w="19050">
                          <a:solidFill>
                            <a:srgbClr val="000000"/>
                          </a:solidFill>
                          <a:round/>
                          <a:headEnd/>
                          <a:tailEnd/>
                        </a:ln>
                      </wps:spPr>
                      <wps:txbx>
                        <w:txbxContent>
                          <w:p w14:paraId="3E17ACC4" w14:textId="77777777" w:rsidR="006B74AD" w:rsidRDefault="006B74AD" w:rsidP="006B74AD">
                            <w:pPr>
                              <w:jc w:val="center"/>
                            </w:pPr>
                            <w:r>
                              <w:rPr>
                                <w:b/>
                                <w:bCs/>
                                <w:u w:val="single"/>
                              </w:rPr>
                              <w:t>SOUS CHEF DE SERVICE</w:t>
                            </w:r>
                          </w:p>
                          <w:p w14:paraId="2D4BB9FD" w14:textId="77777777" w:rsidR="006B74AD" w:rsidRDefault="006B74AD" w:rsidP="006B74AD">
                            <w:pPr>
                              <w:jc w:val="center"/>
                            </w:pPr>
                            <w:r>
                              <w:t>GBEH REINE</w:t>
                            </w:r>
                          </w:p>
                          <w:p w14:paraId="4D2AF022"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4D544B" id="Rectangle : coins arrondis 2" o:spid="_x0000_s1047" style="position:absolute;margin-left:255.1pt;margin-top:39.25pt;width:102.45pt;height:67.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" fillcolor="#00b0f0" strokeweight="1.5pt">
                <v:textbox>
                  <w:txbxContent>
                    <w:p w14:paraId="3E17ACC4" w14:textId="77777777" w:rsidR="006B74AD" w:rsidRDefault="006B74AD" w:rsidP="006B74AD">
                      <w:pPr>
                        <w:jc w:val="center"/>
                      </w:pPr>
                      <w:r>
                        <w:rPr>
                          <w:b/>
                          <w:bCs/>
                          <w:u w:val="single"/>
                        </w:rPr>
                        <w:t>SOUS CHEF DE SERVICE</w:t>
                      </w:r>
                    </w:p>
                    <w:p w14:paraId="2D4BB9FD" w14:textId="77777777" w:rsidR="006B74AD" w:rsidRDefault="006B74AD" w:rsidP="006B74AD">
                      <w:pPr>
                        <w:jc w:val="center"/>
                      </w:pPr>
                      <w:r>
                        <w:t>GBEH REINE</w:t>
                      </w:r>
                    </w:p>
                    <w:p w14:paraId="4D2AF022"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6912" behindDoc="0" locked="0" layoutInCell="1" allowOverlap="1" wp14:anchorId="72259AAE" wp14:editId="1E7987CF">
                <wp:simplePos x="0" y="0"/>
                <wp:positionH relativeFrom="column">
                  <wp:posOffset>1717675</wp:posOffset>
                </wp:positionH>
                <wp:positionV relativeFrom="paragraph">
                  <wp:posOffset>512445</wp:posOffset>
                </wp:positionV>
                <wp:extent cx="1301115" cy="841429"/>
                <wp:effectExtent l="0" t="0" r="13335" b="15875"/>
                <wp:wrapNone/>
                <wp:docPr id="29" name="Rectangle : coins arrondi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841429"/>
                        </a:xfrm>
                        <a:prstGeom prst="roundRect">
                          <a:avLst>
                            <a:gd name="adj" fmla="val 16667"/>
                          </a:avLst>
                        </a:prstGeom>
                        <a:solidFill>
                          <a:srgbClr val="00B0F0"/>
                        </a:solidFill>
                        <a:ln w="19050">
                          <a:solidFill>
                            <a:srgbClr val="000000"/>
                          </a:solidFill>
                          <a:round/>
                          <a:headEnd/>
                          <a:tailEnd/>
                        </a:ln>
                      </wps:spPr>
                      <wps:txbx>
                        <w:txbxContent>
                          <w:p w14:paraId="4F4C87ED" w14:textId="77777777" w:rsidR="006B74AD" w:rsidRDefault="006B74AD" w:rsidP="006B74AD">
                            <w:pPr>
                              <w:jc w:val="center"/>
                            </w:pPr>
                            <w:r>
                              <w:rPr>
                                <w:b/>
                                <w:bCs/>
                                <w:u w:val="single"/>
                              </w:rPr>
                              <w:t>SOUS CHEF DE SERVICE</w:t>
                            </w:r>
                          </w:p>
                          <w:p w14:paraId="460774B3" w14:textId="77777777" w:rsidR="006B74AD" w:rsidRDefault="006B74AD" w:rsidP="006B74AD">
                            <w:pPr>
                              <w:jc w:val="center"/>
                            </w:pPr>
                            <w:r>
                              <w:t>LEVESQUE ISAAC</w:t>
                            </w:r>
                          </w:p>
                          <w:p w14:paraId="2714DC8F"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259AAE" id="Rectangle : coins arrondis 29" o:spid="_x0000_s1048" style="position:absolute;margin-left:135.25pt;margin-top:40.35pt;width:102.45pt;height:6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" fillcolor="#00b0f0" strokeweight="1.5pt">
                <v:textbox>
                  <w:txbxContent>
                    <w:p w14:paraId="4F4C87ED" w14:textId="77777777" w:rsidR="006B74AD" w:rsidRDefault="006B74AD" w:rsidP="006B74AD">
                      <w:pPr>
                        <w:jc w:val="center"/>
                      </w:pPr>
                      <w:r>
                        <w:rPr>
                          <w:b/>
                          <w:bCs/>
                          <w:u w:val="single"/>
                        </w:rPr>
                        <w:t>SOUS CHEF DE SERVICE</w:t>
                      </w:r>
                    </w:p>
                    <w:p w14:paraId="460774B3" w14:textId="77777777" w:rsidR="006B74AD" w:rsidRDefault="006B74AD" w:rsidP="006B74AD">
                      <w:pPr>
                        <w:jc w:val="center"/>
                      </w:pPr>
                      <w:r>
                        <w:t>LEVESQUE ISAAC</w:t>
                      </w:r>
                    </w:p>
                    <w:p w14:paraId="2714DC8F" w14:textId="77777777" w:rsidR="006B74AD" w:rsidRDefault="006B74AD" w:rsidP="006B74AD"/>
                  </w:txbxContent>
                </v:textbox>
              </v:roundrect>
            </w:pict>
          </mc:Fallback>
        </mc:AlternateContent>
      </w:r>
      <w:r w:rsidRPr="00EB5C21">
        <w:rPr>
          <w:noProof/>
          <w:sz w:val="24"/>
          <w:szCs w:val="24"/>
        </w:rPr>
        <mc:AlternateContent>
          <mc:Choice Requires="wps">
            <w:drawing>
              <wp:anchor distT="0" distB="0" distL="114300" distR="114300" simplePos="0" relativeHeight="251688960" behindDoc="0" locked="0" layoutInCell="1" allowOverlap="1" wp14:anchorId="0CD44B35" wp14:editId="26AD0B78">
                <wp:simplePos x="0" y="0"/>
                <wp:positionH relativeFrom="margin">
                  <wp:align>left</wp:align>
                </wp:positionH>
                <wp:positionV relativeFrom="paragraph">
                  <wp:posOffset>522193</wp:posOffset>
                </wp:positionV>
                <wp:extent cx="1581150" cy="852440"/>
                <wp:effectExtent l="0" t="0" r="19050" b="24130"/>
                <wp:wrapNone/>
                <wp:docPr id="27" name="Rectangle : coins arrondi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852440"/>
                        </a:xfrm>
                        <a:prstGeom prst="roundRect">
                          <a:avLst>
                            <a:gd name="adj" fmla="val 16667"/>
                          </a:avLst>
                        </a:prstGeom>
                        <a:solidFill>
                          <a:srgbClr val="00B0F0"/>
                        </a:solidFill>
                        <a:ln w="19050">
                          <a:solidFill>
                            <a:srgbClr val="000000"/>
                          </a:solidFill>
                          <a:round/>
                          <a:headEnd/>
                          <a:tailEnd/>
                        </a:ln>
                      </wps:spPr>
                      <wps:txbx>
                        <w:txbxContent>
                          <w:p w14:paraId="23ED9B83" w14:textId="77777777" w:rsidR="006B74AD" w:rsidRDefault="006B74AD" w:rsidP="006B74AD">
                            <w:pPr>
                              <w:jc w:val="center"/>
                            </w:pPr>
                            <w:r>
                              <w:rPr>
                                <w:b/>
                                <w:bCs/>
                                <w:u w:val="single"/>
                              </w:rPr>
                              <w:t>SOUS CHEF DE SERVICE</w:t>
                            </w:r>
                          </w:p>
                          <w:p w14:paraId="6D73C8B4" w14:textId="77777777" w:rsidR="006B74AD" w:rsidRDefault="006B74AD" w:rsidP="006B74AD">
                            <w:pPr>
                              <w:jc w:val="center"/>
                            </w:pPr>
                            <w:r>
                              <w:t>BOSSON JACQUELINE</w:t>
                            </w:r>
                          </w:p>
                          <w:p w14:paraId="0DE7929C" w14:textId="77777777" w:rsidR="006B74AD" w:rsidRDefault="006B74AD" w:rsidP="006B74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D44B35" id="Rectangle : coins arrondis 27" o:spid="_x0000_s1049" style="position:absolute;margin-left:0;margin-top:41.1pt;width:124.5pt;height:67.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" fillcolor="#00b0f0" strokeweight="1.5pt">
                <v:textbox>
                  <w:txbxContent>
                    <w:p w14:paraId="23ED9B83" w14:textId="77777777" w:rsidR="006B74AD" w:rsidRDefault="006B74AD" w:rsidP="006B74AD">
                      <w:pPr>
                        <w:jc w:val="center"/>
                      </w:pPr>
                      <w:r>
                        <w:rPr>
                          <w:b/>
                          <w:bCs/>
                          <w:u w:val="single"/>
                        </w:rPr>
                        <w:t>SOUS CHEF DE SERVICE</w:t>
                      </w:r>
                    </w:p>
                    <w:p w14:paraId="6D73C8B4" w14:textId="77777777" w:rsidR="006B74AD" w:rsidRDefault="006B74AD" w:rsidP="006B74AD">
                      <w:pPr>
                        <w:jc w:val="center"/>
                      </w:pPr>
                      <w:r>
                        <w:t>BOSSON JACQUELINE</w:t>
                      </w:r>
                    </w:p>
                    <w:p w14:paraId="0DE7929C" w14:textId="77777777" w:rsidR="006B74AD" w:rsidRDefault="006B74AD" w:rsidP="006B74AD"/>
                  </w:txbxContent>
                </v:textbox>
                <w10:wrap anchorx="margin"/>
              </v:roundrect>
            </w:pict>
          </mc:Fallback>
        </mc:AlternateContent>
      </w:r>
    </w:p>
    <w:p w14:paraId="43EABB8E" w14:textId="30A157B0" w:rsidR="006B74AD" w:rsidRPr="00EB5C21" w:rsidRDefault="006B74AD" w:rsidP="00EB5C21">
      <w:pPr>
        <w:tabs>
          <w:tab w:val="left" w:pos="10335"/>
        </w:tabs>
        <w:spacing w:line="360" w:lineRule="auto"/>
        <w:rPr>
          <w:rFonts w:ascii="Garamond" w:hAnsi="Garamond"/>
          <w:sz w:val="24"/>
          <w:szCs w:val="24"/>
        </w:rPr>
        <w:sectPr w:rsidR="006B74AD" w:rsidRPr="00EB5C21" w:rsidSect="006B74AD">
          <w:pgSz w:w="16838" w:h="11906" w:orient="landscape"/>
          <w:pgMar w:top="567" w:right="1418" w:bottom="426" w:left="567" w:header="709" w:footer="709" w:gutter="0"/>
          <w:cols w:space="708"/>
          <w:docGrid w:linePitch="360"/>
        </w:sectPr>
      </w:pPr>
    </w:p>
    <w:p w14:paraId="76C26325" w14:textId="77777777" w:rsidR="00D4417A" w:rsidRPr="00EB5C21" w:rsidRDefault="00D4417A" w:rsidP="00EB5C21">
      <w:pPr>
        <w:pStyle w:val="Paragraphedeliste"/>
        <w:numPr>
          <w:ilvl w:val="0"/>
          <w:numId w:val="1"/>
        </w:numPr>
        <w:spacing w:line="360" w:lineRule="auto"/>
        <w:rPr>
          <w:rFonts w:ascii="Times New Roman" w:hAnsi="Times New Roman" w:cs="Times New Roman"/>
          <w:sz w:val="24"/>
          <w:szCs w:val="24"/>
          <w:u w:val="single"/>
        </w:rPr>
      </w:pPr>
      <w:r w:rsidRPr="00EB5C21">
        <w:rPr>
          <w:rFonts w:ascii="Times New Roman" w:hAnsi="Times New Roman" w:cs="Times New Roman"/>
          <w:b/>
          <w:bCs/>
          <w:sz w:val="24"/>
          <w:szCs w:val="24"/>
          <w:u w:val="single"/>
        </w:rPr>
        <w:lastRenderedPageBreak/>
        <w:t>COLLECTE ET ANALYSE DE DONNEES</w:t>
      </w:r>
    </w:p>
    <w:p w14:paraId="1A627DA0" w14:textId="77777777" w:rsidR="00D4417A" w:rsidRPr="00EB5C21" w:rsidRDefault="00D4417A" w:rsidP="00EB5C21">
      <w:pPr>
        <w:pStyle w:val="Paragraphedeliste"/>
        <w:spacing w:line="360" w:lineRule="auto"/>
        <w:ind w:left="2160"/>
        <w:rPr>
          <w:rFonts w:ascii="Times New Roman" w:hAnsi="Times New Roman" w:cs="Times New Roman"/>
          <w:sz w:val="24"/>
          <w:szCs w:val="24"/>
        </w:rPr>
      </w:pPr>
    </w:p>
    <w:p w14:paraId="1D4E3AC1" w14:textId="5377F496" w:rsidR="00D4417A" w:rsidRPr="00EB5C21" w:rsidRDefault="00D4417A" w:rsidP="00EB5C21">
      <w:pPr>
        <w:pStyle w:val="Paragraphedeliste"/>
        <w:spacing w:after="0" w:line="360" w:lineRule="auto"/>
        <w:ind w:left="1080"/>
        <w:jc w:val="both"/>
        <w:rPr>
          <w:rFonts w:ascii="Book Antiqua" w:hAnsi="Book Antiqua" w:cs="Times New Roman"/>
          <w:b/>
          <w:sz w:val="24"/>
          <w:szCs w:val="24"/>
        </w:rPr>
      </w:pPr>
      <w:r w:rsidRPr="00EB5C21">
        <w:rPr>
          <w:rFonts w:ascii="Times New Roman" w:hAnsi="Times New Roman" w:cs="Times New Roman"/>
          <w:b/>
          <w:bCs/>
          <w:sz w:val="24"/>
          <w:szCs w:val="24"/>
        </w:rPr>
        <w:t xml:space="preserve">                  </w:t>
      </w:r>
      <w:r w:rsidRPr="00EB5C21">
        <w:rPr>
          <w:rFonts w:ascii="Book Antiqua" w:hAnsi="Book Antiqua" w:cs="Times New Roman"/>
          <w:bCs/>
          <w:sz w:val="24"/>
          <w:szCs w:val="24"/>
        </w:rPr>
        <w:t>III.1</w:t>
      </w:r>
      <w:r w:rsidRPr="00EB5C21">
        <w:rPr>
          <w:rFonts w:ascii="Book Antiqua" w:hAnsi="Book Antiqua" w:cs="Times New Roman"/>
          <w:b/>
          <w:sz w:val="24"/>
          <w:szCs w:val="24"/>
        </w:rPr>
        <w:t>. Elaboration des outils et collecte des données</w:t>
      </w:r>
    </w:p>
    <w:p w14:paraId="3BEF05AB" w14:textId="77777777" w:rsidR="00EB5C21" w:rsidRPr="00EB5C21" w:rsidRDefault="00EB5C21" w:rsidP="00EB5C21">
      <w:pPr>
        <w:pStyle w:val="Paragraphedeliste"/>
        <w:spacing w:after="0" w:line="360" w:lineRule="auto"/>
        <w:ind w:left="1080"/>
        <w:jc w:val="both"/>
        <w:rPr>
          <w:rFonts w:ascii="Book Antiqua" w:hAnsi="Book Antiqua" w:cs="Times New Roman"/>
          <w:b/>
          <w:sz w:val="24"/>
          <w:szCs w:val="24"/>
        </w:rPr>
      </w:pPr>
    </w:p>
    <w:p w14:paraId="60E29106" w14:textId="05D1E7D1" w:rsidR="00D4417A" w:rsidRPr="00EB5C21" w:rsidRDefault="00A9087B"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Pour l’élaboration</w:t>
      </w:r>
      <w:r w:rsidR="00D4417A" w:rsidRPr="00EB5C21">
        <w:rPr>
          <w:rFonts w:ascii="Times New Roman" w:hAnsi="Times New Roman" w:cs="Times New Roman"/>
          <w:sz w:val="24"/>
          <w:szCs w:val="24"/>
        </w:rPr>
        <w:t xml:space="preserve"> des outils et la collecte des données, </w:t>
      </w:r>
      <w:r w:rsidRPr="00EB5C21">
        <w:rPr>
          <w:rFonts w:ascii="Times New Roman" w:hAnsi="Times New Roman" w:cs="Times New Roman"/>
          <w:sz w:val="24"/>
          <w:szCs w:val="24"/>
        </w:rPr>
        <w:t>l’UVCI a</w:t>
      </w:r>
      <w:r w:rsidR="00D4417A" w:rsidRPr="00EB5C21">
        <w:rPr>
          <w:rFonts w:ascii="Times New Roman" w:hAnsi="Times New Roman" w:cs="Times New Roman"/>
          <w:sz w:val="24"/>
          <w:szCs w:val="24"/>
        </w:rPr>
        <w:t xml:space="preserve"> demandé à chaque entreprise de formuler une série de </w:t>
      </w:r>
      <w:r w:rsidRPr="00EB5C21">
        <w:rPr>
          <w:rFonts w:ascii="Times New Roman" w:hAnsi="Times New Roman" w:cs="Times New Roman"/>
          <w:sz w:val="24"/>
          <w:szCs w:val="24"/>
        </w:rPr>
        <w:t xml:space="preserve">questions à </w:t>
      </w:r>
      <w:ins w:id="117" w:author="Dr KROA" w:date="2024-08-08T21:30:00Z">
        <w:r w:rsidR="00832A25">
          <w:rPr>
            <w:rFonts w:ascii="Times New Roman" w:hAnsi="Times New Roman" w:cs="Times New Roman"/>
            <w:sz w:val="24"/>
            <w:szCs w:val="24"/>
          </w:rPr>
          <w:t xml:space="preserve">partir desquelles </w:t>
        </w:r>
      </w:ins>
      <w:del w:id="118" w:author="Dr KROA" w:date="2024-08-08T21:30:00Z">
        <w:r w:rsidRPr="00EB5C21" w:rsidDel="00832A25">
          <w:rPr>
            <w:rFonts w:ascii="Times New Roman" w:hAnsi="Times New Roman" w:cs="Times New Roman"/>
            <w:sz w:val="24"/>
            <w:szCs w:val="24"/>
          </w:rPr>
          <w:delText>travers laquelle</w:delText>
        </w:r>
      </w:del>
      <w:r w:rsidRPr="00EB5C21">
        <w:rPr>
          <w:rFonts w:ascii="Times New Roman" w:hAnsi="Times New Roman" w:cs="Times New Roman"/>
          <w:sz w:val="24"/>
          <w:szCs w:val="24"/>
        </w:rPr>
        <w:t xml:space="preserve"> un</w:t>
      </w:r>
      <w:r w:rsidR="00D4417A" w:rsidRPr="00EB5C21">
        <w:rPr>
          <w:rFonts w:ascii="Times New Roman" w:hAnsi="Times New Roman" w:cs="Times New Roman"/>
          <w:sz w:val="24"/>
          <w:szCs w:val="24"/>
        </w:rPr>
        <w:t xml:space="preserve"> questionnaire fus ressorti</w:t>
      </w:r>
      <w:ins w:id="119" w:author="Dr KROA" w:date="2024-08-08T21:31:00Z">
        <w:r w:rsidR="00832A25">
          <w:rPr>
            <w:rFonts w:ascii="Times New Roman" w:hAnsi="Times New Roman" w:cs="Times New Roman"/>
            <w:sz w:val="24"/>
            <w:szCs w:val="24"/>
          </w:rPr>
          <w:t>t</w:t>
        </w:r>
      </w:ins>
      <w:del w:id="120" w:author="Dr KROA" w:date="2024-08-08T21:31:00Z">
        <w:r w:rsidR="00D4417A" w:rsidRPr="00EB5C21" w:rsidDel="00832A25">
          <w:rPr>
            <w:rFonts w:ascii="Times New Roman" w:hAnsi="Times New Roman" w:cs="Times New Roman"/>
            <w:sz w:val="24"/>
            <w:szCs w:val="24"/>
          </w:rPr>
          <w:delText>r</w:delText>
        </w:r>
      </w:del>
      <w:ins w:id="121" w:author="Dr KROA" w:date="2024-08-08T21:35:00Z">
        <w:r w:rsidR="009E67F1">
          <w:rPr>
            <w:rFonts w:ascii="Times New Roman" w:hAnsi="Times New Roman" w:cs="Times New Roman"/>
            <w:sz w:val="24"/>
            <w:szCs w:val="24"/>
          </w:rPr>
          <w:t xml:space="preserve">. Il a ensuite été demandé </w:t>
        </w:r>
      </w:ins>
      <w:del w:id="122" w:author="Dr KROA" w:date="2024-08-08T21:30:00Z">
        <w:r w:rsidR="00D4417A" w:rsidRPr="00EB5C21" w:rsidDel="00832A25">
          <w:rPr>
            <w:rFonts w:ascii="Times New Roman" w:hAnsi="Times New Roman" w:cs="Times New Roman"/>
            <w:sz w:val="24"/>
            <w:szCs w:val="24"/>
          </w:rPr>
          <w:delText xml:space="preserve"> </w:delText>
        </w:r>
      </w:del>
      <w:del w:id="123" w:author="Dr KROA" w:date="2024-08-08T21:36:00Z">
        <w:r w:rsidRPr="00EB5C21" w:rsidDel="009E67F1">
          <w:rPr>
            <w:rFonts w:ascii="Times New Roman" w:hAnsi="Times New Roman" w:cs="Times New Roman"/>
            <w:sz w:val="24"/>
            <w:szCs w:val="24"/>
          </w:rPr>
          <w:delText>et, distribué</w:delText>
        </w:r>
      </w:del>
      <w:r w:rsidR="00D4417A" w:rsidRPr="00EB5C21">
        <w:rPr>
          <w:rFonts w:ascii="Times New Roman" w:hAnsi="Times New Roman" w:cs="Times New Roman"/>
          <w:sz w:val="24"/>
          <w:szCs w:val="24"/>
        </w:rPr>
        <w:t xml:space="preserve"> </w:t>
      </w:r>
      <w:r w:rsidRPr="00EB5C21">
        <w:rPr>
          <w:rFonts w:ascii="Times New Roman" w:hAnsi="Times New Roman" w:cs="Times New Roman"/>
          <w:sz w:val="24"/>
          <w:szCs w:val="24"/>
        </w:rPr>
        <w:t>à chaque étudiant</w:t>
      </w:r>
      <w:r w:rsidR="00D4417A" w:rsidRPr="00EB5C21">
        <w:rPr>
          <w:rFonts w:ascii="Times New Roman" w:hAnsi="Times New Roman" w:cs="Times New Roman"/>
          <w:sz w:val="24"/>
          <w:szCs w:val="24"/>
        </w:rPr>
        <w:t xml:space="preserve"> </w:t>
      </w:r>
      <w:ins w:id="124" w:author="Dr KROA" w:date="2024-08-08T21:36:00Z">
        <w:r w:rsidR="009E67F1">
          <w:rPr>
            <w:rFonts w:ascii="Times New Roman" w:hAnsi="Times New Roman" w:cs="Times New Roman"/>
            <w:sz w:val="24"/>
            <w:szCs w:val="24"/>
          </w:rPr>
          <w:t xml:space="preserve">de recenser </w:t>
        </w:r>
      </w:ins>
      <w:ins w:id="125" w:author="Dr KROA" w:date="2024-08-08T21:38:00Z">
        <w:r w:rsidR="009E67F1">
          <w:rPr>
            <w:rFonts w:ascii="Times New Roman" w:hAnsi="Times New Roman" w:cs="Times New Roman"/>
            <w:sz w:val="24"/>
            <w:szCs w:val="24"/>
          </w:rPr>
          <w:t>dans son milieu de vie</w:t>
        </w:r>
        <w:r w:rsidR="009E67F1" w:rsidRPr="00EB5C21" w:rsidDel="009E67F1">
          <w:rPr>
            <w:rFonts w:ascii="Times New Roman" w:hAnsi="Times New Roman" w:cs="Times New Roman"/>
            <w:sz w:val="24"/>
            <w:szCs w:val="24"/>
          </w:rPr>
          <w:t xml:space="preserve"> </w:t>
        </w:r>
      </w:ins>
      <w:del w:id="126" w:author="Dr KROA" w:date="2024-08-08T21:36:00Z">
        <w:r w:rsidR="00EB5C21" w:rsidRPr="00EB5C21" w:rsidDel="009E67F1">
          <w:rPr>
            <w:rFonts w:ascii="Times New Roman" w:hAnsi="Times New Roman" w:cs="Times New Roman"/>
            <w:sz w:val="24"/>
            <w:szCs w:val="24"/>
          </w:rPr>
          <w:delText>pour le</w:delText>
        </w:r>
        <w:r w:rsidR="00D4417A" w:rsidRPr="00EB5C21" w:rsidDel="009E67F1">
          <w:rPr>
            <w:rFonts w:ascii="Times New Roman" w:hAnsi="Times New Roman" w:cs="Times New Roman"/>
            <w:sz w:val="24"/>
            <w:szCs w:val="24"/>
          </w:rPr>
          <w:delText xml:space="preserve"> </w:delText>
        </w:r>
        <w:r w:rsidR="00EB5C21" w:rsidRPr="00EB5C21" w:rsidDel="009E67F1">
          <w:rPr>
            <w:rFonts w:ascii="Times New Roman" w:hAnsi="Times New Roman" w:cs="Times New Roman"/>
            <w:sz w:val="24"/>
            <w:szCs w:val="24"/>
          </w:rPr>
          <w:delText xml:space="preserve">recensement </w:delText>
        </w:r>
      </w:del>
      <w:r w:rsidR="00EB5C21" w:rsidRPr="00EB5C21">
        <w:rPr>
          <w:rFonts w:ascii="Times New Roman" w:hAnsi="Times New Roman" w:cs="Times New Roman"/>
          <w:sz w:val="24"/>
          <w:szCs w:val="24"/>
        </w:rPr>
        <w:t>des</w:t>
      </w:r>
      <w:r w:rsidR="00D4417A" w:rsidRPr="00EB5C21">
        <w:rPr>
          <w:rFonts w:ascii="Times New Roman" w:hAnsi="Times New Roman" w:cs="Times New Roman"/>
          <w:sz w:val="24"/>
          <w:szCs w:val="24"/>
        </w:rPr>
        <w:t xml:space="preserve"> artisans</w:t>
      </w:r>
      <w:ins w:id="127" w:author="Dr KROA" w:date="2024-08-08T21:37:00Z">
        <w:r w:rsidR="009E67F1">
          <w:rPr>
            <w:rFonts w:ascii="Times New Roman" w:hAnsi="Times New Roman" w:cs="Times New Roman"/>
            <w:sz w:val="24"/>
            <w:szCs w:val="24"/>
          </w:rPr>
          <w:t xml:space="preserve"> (5 au minimum)</w:t>
        </w:r>
      </w:ins>
      <w:r w:rsidR="00D4417A" w:rsidRPr="00EB5C21">
        <w:rPr>
          <w:rFonts w:ascii="Times New Roman" w:hAnsi="Times New Roman" w:cs="Times New Roman"/>
          <w:sz w:val="24"/>
          <w:szCs w:val="24"/>
        </w:rPr>
        <w:t xml:space="preserve">. Le recensement s'est fait grâce à la l'application nommée </w:t>
      </w:r>
      <w:proofErr w:type="spellStart"/>
      <w:r w:rsidR="00D4417A" w:rsidRPr="00EB5C21">
        <w:rPr>
          <w:rFonts w:ascii="Times New Roman" w:hAnsi="Times New Roman" w:cs="Times New Roman"/>
          <w:sz w:val="24"/>
          <w:szCs w:val="24"/>
        </w:rPr>
        <w:t>Kobotoolbox</w:t>
      </w:r>
      <w:proofErr w:type="spellEnd"/>
      <w:ins w:id="128" w:author="Dr KROA" w:date="2024-08-08T21:39:00Z">
        <w:r w:rsidR="009E67F1">
          <w:rPr>
            <w:rFonts w:ascii="Times New Roman" w:hAnsi="Times New Roman" w:cs="Times New Roman"/>
            <w:sz w:val="24"/>
            <w:szCs w:val="24"/>
          </w:rPr>
          <w:t xml:space="preserve">. </w:t>
        </w:r>
      </w:ins>
      <w:del w:id="129" w:author="Dr KROA" w:date="2024-08-08T21:39:00Z">
        <w:r w:rsidR="00D4417A" w:rsidRPr="00EB5C21" w:rsidDel="009E67F1">
          <w:rPr>
            <w:rFonts w:ascii="Times New Roman" w:hAnsi="Times New Roman" w:cs="Times New Roman"/>
            <w:sz w:val="24"/>
            <w:szCs w:val="24"/>
          </w:rPr>
          <w:delText xml:space="preserve"> </w:delText>
        </w:r>
      </w:del>
      <w:ins w:id="130" w:author="Dr KROA" w:date="2024-08-08T21:40:00Z">
        <w:r w:rsidR="009E67F1" w:rsidRPr="00EB5C21">
          <w:rPr>
            <w:rFonts w:ascii="Times New Roman" w:hAnsi="Times New Roman" w:cs="Times New Roman"/>
            <w:sz w:val="24"/>
            <w:szCs w:val="24"/>
          </w:rPr>
          <w:t xml:space="preserve">Cette approche a permis de </w:t>
        </w:r>
      </w:ins>
      <w:ins w:id="131" w:author="Dr KROA" w:date="2024-08-08T21:42:00Z">
        <w:r w:rsidR="009E67F1">
          <w:rPr>
            <w:rFonts w:ascii="Times New Roman" w:hAnsi="Times New Roman" w:cs="Times New Roman"/>
            <w:sz w:val="24"/>
            <w:szCs w:val="24"/>
          </w:rPr>
          <w:t xml:space="preserve">répertorier </w:t>
        </w:r>
      </w:ins>
      <w:ins w:id="132" w:author="Dr KROA" w:date="2024-08-08T21:40:00Z">
        <w:r w:rsidR="009E67F1" w:rsidRPr="00EB5C21">
          <w:rPr>
            <w:rFonts w:ascii="Times New Roman" w:hAnsi="Times New Roman" w:cs="Times New Roman"/>
            <w:sz w:val="24"/>
            <w:szCs w:val="24"/>
          </w:rPr>
          <w:t xml:space="preserve">de manière efficace et structurée les données sur les artisans </w:t>
        </w:r>
      </w:ins>
      <w:ins w:id="133" w:author="Dr KROA" w:date="2024-08-08T21:43:00Z">
        <w:r w:rsidR="009E67F1" w:rsidRPr="00EB5C21">
          <w:rPr>
            <w:rFonts w:ascii="Times New Roman" w:hAnsi="Times New Roman" w:cs="Times New Roman"/>
            <w:sz w:val="24"/>
            <w:szCs w:val="24"/>
          </w:rPr>
          <w:t>vivant en en Côte d'Ivoire et hors du pays</w:t>
        </w:r>
        <w:r w:rsidR="009E67F1">
          <w:rPr>
            <w:rFonts w:ascii="Times New Roman" w:hAnsi="Times New Roman" w:cs="Times New Roman"/>
            <w:sz w:val="24"/>
            <w:szCs w:val="24"/>
          </w:rPr>
          <w:t>.</w:t>
        </w:r>
        <w:r w:rsidR="009E67F1" w:rsidRPr="00EB5C21">
          <w:rPr>
            <w:rFonts w:ascii="Times New Roman" w:hAnsi="Times New Roman" w:cs="Times New Roman"/>
            <w:sz w:val="24"/>
            <w:szCs w:val="24"/>
          </w:rPr>
          <w:t xml:space="preserve"> </w:t>
        </w:r>
      </w:ins>
      <w:del w:id="134" w:author="Dr KROA" w:date="2024-08-08T21:43:00Z">
        <w:r w:rsidR="00D4417A" w:rsidRPr="00EB5C21" w:rsidDel="009E67F1">
          <w:rPr>
            <w:rFonts w:ascii="Times New Roman" w:hAnsi="Times New Roman" w:cs="Times New Roman"/>
            <w:sz w:val="24"/>
            <w:szCs w:val="24"/>
          </w:rPr>
          <w:delText>pour répertorier tous les artisans vivant en en Côte d'Ivoire et hors du pays</w:delText>
        </w:r>
      </w:del>
      <w:del w:id="135" w:author="Dr KROA" w:date="2024-08-08T21:40:00Z">
        <w:r w:rsidR="00D4417A" w:rsidRPr="00EB5C21" w:rsidDel="009E67F1">
          <w:rPr>
            <w:rFonts w:ascii="Times New Roman" w:hAnsi="Times New Roman" w:cs="Times New Roman"/>
            <w:sz w:val="24"/>
            <w:szCs w:val="24"/>
          </w:rPr>
          <w:delText xml:space="preserve"> Cette approche a permis de regrouper de manière efficace et structurée les données sur les artisans du pays</w:delText>
        </w:r>
      </w:del>
      <w:r w:rsidR="00D4417A" w:rsidRPr="00EB5C21">
        <w:rPr>
          <w:rFonts w:ascii="Times New Roman" w:hAnsi="Times New Roman" w:cs="Times New Roman"/>
          <w:sz w:val="24"/>
          <w:szCs w:val="24"/>
        </w:rPr>
        <w:t xml:space="preserve">. </w:t>
      </w:r>
      <w:r w:rsidRPr="00EB5C21">
        <w:rPr>
          <w:rFonts w:ascii="Times New Roman" w:hAnsi="Times New Roman" w:cs="Times New Roman"/>
          <w:sz w:val="24"/>
          <w:szCs w:val="24"/>
        </w:rPr>
        <w:t xml:space="preserve">L’utilisation </w:t>
      </w:r>
      <w:ins w:id="136" w:author="Dr KROA" w:date="2024-08-08T21:28:00Z">
        <w:r w:rsidR="00832A25">
          <w:rPr>
            <w:rFonts w:ascii="Times New Roman" w:hAnsi="Times New Roman" w:cs="Times New Roman"/>
            <w:sz w:val="24"/>
            <w:szCs w:val="24"/>
          </w:rPr>
          <w:t xml:space="preserve">de </w:t>
        </w:r>
      </w:ins>
      <w:r w:rsidRPr="00EB5C21">
        <w:rPr>
          <w:rFonts w:ascii="Times New Roman" w:hAnsi="Times New Roman" w:cs="Times New Roman"/>
          <w:sz w:val="24"/>
          <w:szCs w:val="24"/>
        </w:rPr>
        <w:t>l’application</w:t>
      </w:r>
      <w:r w:rsidR="00D4417A" w:rsidRPr="00EB5C21">
        <w:rPr>
          <w:rFonts w:ascii="Times New Roman" w:hAnsi="Times New Roman" w:cs="Times New Roman"/>
          <w:sz w:val="24"/>
          <w:szCs w:val="24"/>
        </w:rPr>
        <w:t xml:space="preserve"> </w:t>
      </w:r>
      <w:proofErr w:type="spellStart"/>
      <w:r w:rsidR="00D4417A" w:rsidRPr="00EB5C21">
        <w:rPr>
          <w:rFonts w:ascii="Times New Roman" w:hAnsi="Times New Roman" w:cs="Times New Roman"/>
          <w:sz w:val="24"/>
          <w:szCs w:val="24"/>
        </w:rPr>
        <w:t>Kobotoolbox</w:t>
      </w:r>
      <w:proofErr w:type="spellEnd"/>
      <w:r w:rsidR="00D4417A" w:rsidRPr="00EB5C21">
        <w:rPr>
          <w:rFonts w:ascii="Times New Roman" w:hAnsi="Times New Roman" w:cs="Times New Roman"/>
          <w:sz w:val="24"/>
          <w:szCs w:val="24"/>
        </w:rPr>
        <w:t xml:space="preserve"> a facilité la collecte d'informations précises et complètes, cruciales pour le succès du projet de développement de la plateforme pour les artisans</w:t>
      </w:r>
      <w:r w:rsidR="00D4417A" w:rsidRPr="00EB5C21">
        <w:rPr>
          <w:sz w:val="24"/>
          <w:szCs w:val="24"/>
        </w:rPr>
        <w:t>.</w:t>
      </w:r>
    </w:p>
    <w:p w14:paraId="6EE29002" w14:textId="4CBA412F" w:rsidR="00D4417A" w:rsidRPr="00EB5C21" w:rsidRDefault="00D4417A" w:rsidP="00EB5C21">
      <w:pPr>
        <w:pStyle w:val="Paragraphedeliste"/>
        <w:spacing w:after="0" w:line="360" w:lineRule="auto"/>
        <w:ind w:left="1080"/>
        <w:jc w:val="both"/>
        <w:rPr>
          <w:rFonts w:ascii="Book Antiqua" w:hAnsi="Book Antiqua" w:cs="Times New Roman"/>
          <w:bCs/>
          <w:sz w:val="24"/>
          <w:szCs w:val="24"/>
        </w:rPr>
      </w:pPr>
      <w:r w:rsidRPr="00EB5C21">
        <w:rPr>
          <w:sz w:val="24"/>
          <w:szCs w:val="24"/>
        </w:rPr>
        <w:t xml:space="preserve">                                  </w:t>
      </w:r>
      <w:r w:rsidRPr="00EB5C21">
        <w:rPr>
          <w:rFonts w:ascii="Book Antiqua" w:hAnsi="Book Antiqua" w:cs="Times New Roman"/>
          <w:bCs/>
          <w:sz w:val="24"/>
          <w:szCs w:val="24"/>
        </w:rPr>
        <w:t xml:space="preserve">III.2. </w:t>
      </w:r>
      <w:r w:rsidRPr="00EB5C21">
        <w:rPr>
          <w:rFonts w:ascii="Book Antiqua" w:hAnsi="Book Antiqua" w:cs="Times New Roman"/>
          <w:b/>
          <w:sz w:val="24"/>
          <w:szCs w:val="24"/>
        </w:rPr>
        <w:t>Analyse</w:t>
      </w:r>
      <w:ins w:id="137" w:author="Dr KROA" w:date="2024-08-08T21:45:00Z">
        <w:r w:rsidR="00017A95">
          <w:rPr>
            <w:rFonts w:ascii="Book Antiqua" w:hAnsi="Book Antiqua" w:cs="Times New Roman"/>
            <w:b/>
            <w:sz w:val="24"/>
            <w:szCs w:val="24"/>
          </w:rPr>
          <w:t xml:space="preserve"> et </w:t>
        </w:r>
      </w:ins>
      <w:ins w:id="138" w:author="Dr KROA" w:date="2024-08-08T21:46:00Z">
        <w:r w:rsidR="00017A95">
          <w:rPr>
            <w:rFonts w:ascii="Book Antiqua" w:hAnsi="Book Antiqua" w:cs="Times New Roman"/>
            <w:b/>
            <w:sz w:val="24"/>
            <w:szCs w:val="24"/>
          </w:rPr>
          <w:t>interprétation</w:t>
        </w:r>
      </w:ins>
      <w:r w:rsidRPr="00EB5C21">
        <w:rPr>
          <w:rFonts w:ascii="Book Antiqua" w:hAnsi="Book Antiqua" w:cs="Times New Roman"/>
          <w:b/>
          <w:sz w:val="24"/>
          <w:szCs w:val="24"/>
        </w:rPr>
        <w:t xml:space="preserve"> des données collectées</w:t>
      </w:r>
    </w:p>
    <w:p w14:paraId="04BB8E19" w14:textId="77777777" w:rsidR="00D4417A" w:rsidRPr="00EB5C21" w:rsidRDefault="00D4417A" w:rsidP="00EB5C21">
      <w:pPr>
        <w:tabs>
          <w:tab w:val="left" w:pos="3120"/>
        </w:tabs>
        <w:spacing w:line="360" w:lineRule="auto"/>
        <w:rPr>
          <w:sz w:val="24"/>
          <w:szCs w:val="24"/>
        </w:rPr>
      </w:pPr>
    </w:p>
    <w:p w14:paraId="2A4701D1" w14:textId="42A3F227" w:rsidR="00D4417A" w:rsidRPr="00EB5C21" w:rsidDel="00017A95" w:rsidRDefault="00D4417A" w:rsidP="00EB5C21">
      <w:pPr>
        <w:spacing w:line="360" w:lineRule="auto"/>
        <w:jc w:val="center"/>
        <w:rPr>
          <w:del w:id="139" w:author="Dr KROA" w:date="2024-08-08T21:45:00Z"/>
          <w:rFonts w:ascii="Garamond" w:hAnsi="Garamond"/>
          <w:b/>
          <w:bCs/>
          <w:sz w:val="24"/>
          <w:szCs w:val="24"/>
          <w:u w:val="single"/>
        </w:rPr>
      </w:pPr>
      <w:del w:id="140" w:author="Dr KROA" w:date="2024-08-08T21:45:00Z">
        <w:r w:rsidRPr="00EB5C21" w:rsidDel="00017A95">
          <w:rPr>
            <w:rFonts w:ascii="Garamond" w:hAnsi="Garamond"/>
            <w:b/>
            <w:bCs/>
            <w:sz w:val="24"/>
            <w:szCs w:val="24"/>
            <w:u w:val="single"/>
          </w:rPr>
          <w:delText>Analyse et Interprétation de la base brute de données</w:delText>
        </w:r>
      </w:del>
    </w:p>
    <w:p w14:paraId="011D7344" w14:textId="0C748073" w:rsidR="00D4417A" w:rsidRPr="00EB5C21" w:rsidDel="00CB2084" w:rsidRDefault="00D4417A">
      <w:pPr>
        <w:pStyle w:val="Paragraphedeliste"/>
        <w:numPr>
          <w:ilvl w:val="0"/>
          <w:numId w:val="3"/>
        </w:numPr>
        <w:spacing w:line="360" w:lineRule="auto"/>
        <w:jc w:val="center"/>
        <w:rPr>
          <w:del w:id="141" w:author="Dr KROA" w:date="2024-08-09T23:59:00Z"/>
          <w:rFonts w:ascii="Garamond" w:hAnsi="Garamond"/>
          <w:b/>
          <w:bCs/>
          <w:sz w:val="24"/>
          <w:szCs w:val="24"/>
        </w:rPr>
        <w:pPrChange w:id="142" w:author="Dr KROA" w:date="2024-08-09T23:59:00Z">
          <w:pPr>
            <w:pStyle w:val="Paragraphedeliste"/>
            <w:numPr>
              <w:numId w:val="2"/>
            </w:numPr>
            <w:spacing w:line="360" w:lineRule="auto"/>
            <w:ind w:hanging="360"/>
            <w:jc w:val="center"/>
          </w:pPr>
        </w:pPrChange>
      </w:pPr>
      <w:r w:rsidRPr="00CB2084">
        <w:rPr>
          <w:rFonts w:ascii="Garamond" w:hAnsi="Garamond"/>
          <w:b/>
          <w:bCs/>
          <w:sz w:val="24"/>
          <w:szCs w:val="24"/>
        </w:rPr>
        <w:t xml:space="preserve">SEXE </w:t>
      </w:r>
      <w:del w:id="143" w:author="Dr KROA" w:date="2024-08-09T23:59:00Z">
        <w:r w:rsidRPr="00EB5C21" w:rsidDel="00CB2084">
          <w:rPr>
            <w:rFonts w:ascii="Garamond" w:hAnsi="Garamond"/>
            <w:b/>
            <w:bCs/>
            <w:sz w:val="24"/>
            <w:szCs w:val="24"/>
          </w:rPr>
          <w:delText>DU REPONDANT</w:delText>
        </w:r>
      </w:del>
    </w:p>
    <w:p w14:paraId="61DB9DFD" w14:textId="0188EB63" w:rsidR="00D4417A" w:rsidRPr="00CB2084" w:rsidRDefault="00D4417A">
      <w:pPr>
        <w:pStyle w:val="Paragraphedeliste"/>
        <w:numPr>
          <w:ilvl w:val="0"/>
          <w:numId w:val="3"/>
        </w:numPr>
        <w:spacing w:line="360" w:lineRule="auto"/>
        <w:jc w:val="center"/>
        <w:rPr>
          <w:rFonts w:ascii="Garamond" w:hAnsi="Garamond"/>
          <w:sz w:val="24"/>
          <w:szCs w:val="24"/>
          <w:u w:val="single"/>
        </w:rPr>
        <w:pPrChange w:id="144" w:author="Dr KROA" w:date="2024-08-09T23:59:00Z">
          <w:pPr>
            <w:pStyle w:val="Paragraphedeliste"/>
            <w:numPr>
              <w:numId w:val="3"/>
            </w:numPr>
            <w:spacing w:line="360" w:lineRule="auto"/>
            <w:ind w:hanging="360"/>
          </w:pPr>
        </w:pPrChange>
      </w:pPr>
      <w:del w:id="145" w:author="Dr KROA" w:date="2024-08-10T10:13:00Z">
        <w:r w:rsidRPr="00CB2084" w:rsidDel="00E10D3D">
          <w:rPr>
            <w:rFonts w:ascii="Garamond" w:hAnsi="Garamond"/>
            <w:sz w:val="24"/>
            <w:szCs w:val="24"/>
            <w:u w:val="single"/>
          </w:rPr>
          <w:delText>Analyses</w:delText>
        </w:r>
      </w:del>
    </w:p>
    <w:tbl>
      <w:tblPr>
        <w:tblW w:w="0" w:type="auto"/>
        <w:tblInd w:w="2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67"/>
        <w:gridCol w:w="2097"/>
        <w:gridCol w:w="1946"/>
      </w:tblGrid>
      <w:tr w:rsidR="00D4417A" w:rsidRPr="00EB5C21" w14:paraId="0CCBC996" w14:textId="77777777" w:rsidTr="002760A3">
        <w:trPr>
          <w:trHeight w:val="461"/>
        </w:trPr>
        <w:tc>
          <w:tcPr>
            <w:tcW w:w="1567" w:type="dxa"/>
            <w:tcBorders>
              <w:top w:val="nil"/>
              <w:left w:val="nil"/>
            </w:tcBorders>
            <w:vAlign w:val="center"/>
          </w:tcPr>
          <w:p w14:paraId="4148EC25" w14:textId="77777777" w:rsidR="00D4417A" w:rsidRPr="00EB5C21" w:rsidRDefault="00D4417A" w:rsidP="00EB5C21">
            <w:pPr>
              <w:spacing w:after="0" w:line="360" w:lineRule="auto"/>
              <w:jc w:val="center"/>
              <w:rPr>
                <w:rFonts w:ascii="Garamond" w:hAnsi="Garamond"/>
                <w:sz w:val="24"/>
                <w:szCs w:val="24"/>
                <w:u w:val="single"/>
              </w:rPr>
            </w:pPr>
          </w:p>
        </w:tc>
        <w:tc>
          <w:tcPr>
            <w:tcW w:w="2097" w:type="dxa"/>
            <w:vAlign w:val="center"/>
          </w:tcPr>
          <w:p w14:paraId="259828B3"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Homme</w:t>
            </w:r>
          </w:p>
        </w:tc>
        <w:tc>
          <w:tcPr>
            <w:tcW w:w="1946" w:type="dxa"/>
            <w:vAlign w:val="center"/>
          </w:tcPr>
          <w:p w14:paraId="595E2C06"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Femme</w:t>
            </w:r>
          </w:p>
        </w:tc>
      </w:tr>
      <w:tr w:rsidR="00D4417A" w:rsidRPr="00EB5C21" w14:paraId="36272312" w14:textId="77777777" w:rsidTr="002760A3">
        <w:trPr>
          <w:trHeight w:val="511"/>
        </w:trPr>
        <w:tc>
          <w:tcPr>
            <w:tcW w:w="1567" w:type="dxa"/>
            <w:vAlign w:val="center"/>
          </w:tcPr>
          <w:p w14:paraId="01012616"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Total</w:t>
            </w:r>
          </w:p>
        </w:tc>
        <w:tc>
          <w:tcPr>
            <w:tcW w:w="2097" w:type="dxa"/>
            <w:vAlign w:val="center"/>
          </w:tcPr>
          <w:p w14:paraId="241EBC03"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4027</w:t>
            </w:r>
          </w:p>
        </w:tc>
        <w:tc>
          <w:tcPr>
            <w:tcW w:w="1946" w:type="dxa"/>
            <w:vAlign w:val="center"/>
          </w:tcPr>
          <w:p w14:paraId="4A1F8466"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1499</w:t>
            </w:r>
          </w:p>
        </w:tc>
      </w:tr>
    </w:tbl>
    <w:p w14:paraId="16793BD0" w14:textId="77777777" w:rsidR="00D4417A" w:rsidRPr="00EB5C21" w:rsidRDefault="00D4417A" w:rsidP="00EB5C21">
      <w:pPr>
        <w:tabs>
          <w:tab w:val="left" w:pos="3435"/>
        </w:tabs>
        <w:spacing w:line="360" w:lineRule="auto"/>
        <w:rPr>
          <w:rFonts w:ascii="Garamond" w:hAnsi="Garamond"/>
          <w:sz w:val="24"/>
          <w:szCs w:val="24"/>
        </w:rPr>
      </w:pPr>
    </w:p>
    <w:p w14:paraId="43F85EF9" w14:textId="77777777" w:rsidR="00D4417A" w:rsidRPr="00EB5C21" w:rsidRDefault="00D4417A" w:rsidP="00EB5C21">
      <w:pPr>
        <w:spacing w:line="360" w:lineRule="auto"/>
        <w:rPr>
          <w:rFonts w:ascii="Garamond" w:hAnsi="Garamond"/>
          <w:sz w:val="24"/>
          <w:szCs w:val="24"/>
          <w:u w:val="single"/>
        </w:rPr>
      </w:pPr>
      <w:r w:rsidRPr="00EB5C21">
        <w:rPr>
          <w:rFonts w:ascii="Garamond" w:hAnsi="Garamond"/>
          <w:noProof/>
          <w:sz w:val="24"/>
          <w:szCs w:val="24"/>
          <w:u w:val="single"/>
          <w:lang w:eastAsia="fr-FR"/>
        </w:rPr>
        <w:drawing>
          <wp:anchor distT="0" distB="0" distL="114300" distR="114300" simplePos="0" relativeHeight="251662336" behindDoc="1" locked="0" layoutInCell="1" allowOverlap="1" wp14:anchorId="62B950C9" wp14:editId="7A5D08B5">
            <wp:simplePos x="0" y="0"/>
            <wp:positionH relativeFrom="margin">
              <wp:posOffset>1173708</wp:posOffset>
            </wp:positionH>
            <wp:positionV relativeFrom="paragraph">
              <wp:posOffset>107817</wp:posOffset>
            </wp:positionV>
            <wp:extent cx="4530725" cy="2210435"/>
            <wp:effectExtent l="0" t="0" r="3175" b="18415"/>
            <wp:wrapTight wrapText="bothSides">
              <wp:wrapPolygon edited="0">
                <wp:start x="0" y="0"/>
                <wp:lineTo x="0" y="21594"/>
                <wp:lineTo x="21524" y="21594"/>
                <wp:lineTo x="21524" y="0"/>
                <wp:lineTo x="0" y="0"/>
              </wp:wrapPolygon>
            </wp:wrapTight>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2A604A14" w14:textId="77777777" w:rsidR="00D4417A" w:rsidRPr="00EB5C21" w:rsidRDefault="00D4417A" w:rsidP="00EB5C21">
      <w:pPr>
        <w:spacing w:line="360" w:lineRule="auto"/>
        <w:rPr>
          <w:rFonts w:ascii="Garamond" w:hAnsi="Garamond"/>
          <w:sz w:val="24"/>
          <w:szCs w:val="24"/>
          <w:u w:val="single"/>
        </w:rPr>
      </w:pPr>
    </w:p>
    <w:p w14:paraId="4B06B004" w14:textId="77777777" w:rsidR="00D4417A" w:rsidRPr="00EB5C21" w:rsidRDefault="00D4417A" w:rsidP="00EB5C21">
      <w:pPr>
        <w:spacing w:line="360" w:lineRule="auto"/>
        <w:rPr>
          <w:rFonts w:ascii="Garamond" w:hAnsi="Garamond"/>
          <w:sz w:val="24"/>
          <w:szCs w:val="24"/>
        </w:rPr>
      </w:pPr>
    </w:p>
    <w:p w14:paraId="5A9B5F9F" w14:textId="77777777" w:rsidR="00D4417A" w:rsidRPr="00EB5C21" w:rsidRDefault="00D4417A" w:rsidP="00EB5C21">
      <w:pPr>
        <w:spacing w:line="360" w:lineRule="auto"/>
        <w:rPr>
          <w:rFonts w:ascii="Garamond" w:hAnsi="Garamond"/>
          <w:sz w:val="24"/>
          <w:szCs w:val="24"/>
        </w:rPr>
      </w:pPr>
    </w:p>
    <w:p w14:paraId="15B02C42" w14:textId="77777777" w:rsidR="00D4417A" w:rsidRPr="00EB5C21" w:rsidRDefault="00D4417A" w:rsidP="00EB5C21">
      <w:pPr>
        <w:spacing w:line="360" w:lineRule="auto"/>
        <w:rPr>
          <w:rFonts w:ascii="Garamond" w:hAnsi="Garamond"/>
          <w:sz w:val="24"/>
          <w:szCs w:val="24"/>
        </w:rPr>
      </w:pPr>
    </w:p>
    <w:p w14:paraId="229E9D1F" w14:textId="77777777" w:rsidR="00D4417A" w:rsidRPr="00EB5C21" w:rsidRDefault="00D4417A" w:rsidP="00EB5C21">
      <w:pPr>
        <w:spacing w:line="360" w:lineRule="auto"/>
        <w:rPr>
          <w:rFonts w:ascii="Garamond" w:hAnsi="Garamond"/>
          <w:sz w:val="24"/>
          <w:szCs w:val="24"/>
        </w:rPr>
      </w:pPr>
    </w:p>
    <w:p w14:paraId="39FE6A21" w14:textId="77777777" w:rsidR="00D4417A" w:rsidRPr="00EB5C21" w:rsidRDefault="00D4417A" w:rsidP="00EB5C21">
      <w:pPr>
        <w:spacing w:line="360" w:lineRule="auto"/>
        <w:rPr>
          <w:rFonts w:ascii="Garamond" w:hAnsi="Garamond"/>
          <w:sz w:val="24"/>
          <w:szCs w:val="24"/>
          <w:u w:val="single"/>
        </w:rPr>
      </w:pPr>
    </w:p>
    <w:p w14:paraId="703A52D8" w14:textId="2DDA6070" w:rsidR="00D4417A" w:rsidRPr="00EB5C21" w:rsidRDefault="00D4417A" w:rsidP="00EB5C21">
      <w:pPr>
        <w:pStyle w:val="Paragraphedeliste"/>
        <w:numPr>
          <w:ilvl w:val="0"/>
          <w:numId w:val="3"/>
        </w:numPr>
        <w:spacing w:line="360" w:lineRule="auto"/>
        <w:rPr>
          <w:rFonts w:ascii="Garamond" w:hAnsi="Garamond"/>
          <w:sz w:val="24"/>
          <w:szCs w:val="24"/>
        </w:rPr>
      </w:pPr>
      <w:del w:id="146" w:author="Dr KROA" w:date="2024-08-10T10:13:00Z">
        <w:r w:rsidRPr="00EB5C21" w:rsidDel="00E10D3D">
          <w:rPr>
            <w:rFonts w:ascii="Garamond" w:hAnsi="Garamond"/>
            <w:sz w:val="24"/>
            <w:szCs w:val="24"/>
            <w:u w:val="single"/>
          </w:rPr>
          <w:lastRenderedPageBreak/>
          <w:delText>Interprétations :</w:delText>
        </w:r>
        <w:r w:rsidRPr="00EB5C21" w:rsidDel="00E10D3D">
          <w:rPr>
            <w:rFonts w:ascii="Garamond" w:hAnsi="Garamond"/>
            <w:sz w:val="24"/>
            <w:szCs w:val="24"/>
          </w:rPr>
          <w:delText xml:space="preserve"> </w:delText>
        </w:r>
      </w:del>
      <w:r w:rsidRPr="00EB5C21">
        <w:rPr>
          <w:rFonts w:ascii="Garamond" w:hAnsi="Garamond"/>
          <w:sz w:val="24"/>
          <w:szCs w:val="24"/>
        </w:rPr>
        <w:t xml:space="preserve">Selon les informations collectées </w:t>
      </w:r>
      <w:ins w:id="147" w:author="Dr KROA" w:date="2024-08-10T10:14:00Z">
        <w:r w:rsidR="00E10D3D">
          <w:rPr>
            <w:rFonts w:ascii="Garamond" w:hAnsi="Garamond"/>
            <w:sz w:val="24"/>
            <w:szCs w:val="24"/>
          </w:rPr>
          <w:t xml:space="preserve">sur les </w:t>
        </w:r>
      </w:ins>
      <w:del w:id="148" w:author="Dr KROA" w:date="2024-08-10T10:14:00Z">
        <w:r w:rsidRPr="00EB5C21" w:rsidDel="00E10D3D">
          <w:rPr>
            <w:rFonts w:ascii="Garamond" w:hAnsi="Garamond"/>
            <w:sz w:val="24"/>
            <w:szCs w:val="24"/>
          </w:rPr>
          <w:delText xml:space="preserve">dans notre base de données sur une partie des </w:delText>
        </w:r>
      </w:del>
      <w:r w:rsidRPr="00EB5C21">
        <w:rPr>
          <w:rFonts w:ascii="Garamond" w:hAnsi="Garamond"/>
          <w:sz w:val="24"/>
          <w:szCs w:val="24"/>
        </w:rPr>
        <w:t xml:space="preserve">artisans de CI et d'ailleurs, </w:t>
      </w:r>
      <w:ins w:id="149" w:author="Dr KROA" w:date="2024-08-10T10:14:00Z">
        <w:r w:rsidR="00E10D3D">
          <w:rPr>
            <w:rFonts w:ascii="Garamond" w:hAnsi="Garamond"/>
            <w:sz w:val="24"/>
            <w:szCs w:val="24"/>
          </w:rPr>
          <w:t xml:space="preserve">il y a </w:t>
        </w:r>
      </w:ins>
      <w:del w:id="150" w:author="Dr KROA" w:date="2024-08-10T10:15:00Z">
        <w:r w:rsidRPr="00EB5C21" w:rsidDel="00E10D3D">
          <w:rPr>
            <w:rFonts w:ascii="Garamond" w:hAnsi="Garamond"/>
            <w:sz w:val="24"/>
            <w:szCs w:val="24"/>
          </w:rPr>
          <w:delText>nous observons</w:delText>
        </w:r>
      </w:del>
      <w:r w:rsidRPr="00EB5C21">
        <w:rPr>
          <w:rFonts w:ascii="Garamond" w:hAnsi="Garamond"/>
          <w:sz w:val="24"/>
          <w:szCs w:val="24"/>
        </w:rPr>
        <w:t xml:space="preserve"> une forte dominance des </w:t>
      </w:r>
      <w:del w:id="151" w:author="Dr KROA" w:date="2024-08-10T10:15:00Z">
        <w:r w:rsidRPr="00EB5C21" w:rsidDel="00E10D3D">
          <w:rPr>
            <w:rFonts w:ascii="Garamond" w:hAnsi="Garamond"/>
            <w:sz w:val="24"/>
            <w:szCs w:val="24"/>
          </w:rPr>
          <w:delText>H</w:delText>
        </w:r>
      </w:del>
      <w:ins w:id="152" w:author="Dr KROA" w:date="2024-08-10T10:15:00Z">
        <w:r w:rsidR="00E10D3D">
          <w:rPr>
            <w:rFonts w:ascii="Garamond" w:hAnsi="Garamond"/>
            <w:sz w:val="24"/>
            <w:szCs w:val="24"/>
          </w:rPr>
          <w:t>h</w:t>
        </w:r>
      </w:ins>
      <w:r w:rsidRPr="00EB5C21">
        <w:rPr>
          <w:rFonts w:ascii="Garamond" w:hAnsi="Garamond"/>
          <w:sz w:val="24"/>
          <w:szCs w:val="24"/>
        </w:rPr>
        <w:t xml:space="preserve">ommes </w:t>
      </w:r>
      <w:ins w:id="153" w:author="Dr KROA" w:date="2024-08-10T10:15:00Z">
        <w:r w:rsidR="00E10D3D">
          <w:rPr>
            <w:rFonts w:ascii="Garamond" w:hAnsi="Garamond"/>
            <w:sz w:val="24"/>
            <w:szCs w:val="24"/>
          </w:rPr>
          <w:t xml:space="preserve">avec un pourcentage </w:t>
        </w:r>
      </w:ins>
      <w:r w:rsidRPr="00EB5C21">
        <w:rPr>
          <w:rFonts w:ascii="Garamond" w:hAnsi="Garamond"/>
          <w:sz w:val="24"/>
          <w:szCs w:val="24"/>
        </w:rPr>
        <w:t xml:space="preserve">de 73% contrairement aux </w:t>
      </w:r>
      <w:del w:id="154" w:author="Dr KROA" w:date="2024-08-10T10:16:00Z">
        <w:r w:rsidRPr="00EB5C21" w:rsidDel="00E10D3D">
          <w:rPr>
            <w:rFonts w:ascii="Garamond" w:hAnsi="Garamond"/>
            <w:sz w:val="24"/>
            <w:szCs w:val="24"/>
          </w:rPr>
          <w:delText>F</w:delText>
        </w:r>
      </w:del>
      <w:ins w:id="155" w:author="Dr KROA" w:date="2024-08-10T10:16:00Z">
        <w:r w:rsidR="00E10D3D">
          <w:rPr>
            <w:rFonts w:ascii="Garamond" w:hAnsi="Garamond"/>
            <w:sz w:val="24"/>
            <w:szCs w:val="24"/>
          </w:rPr>
          <w:t>f</w:t>
        </w:r>
      </w:ins>
      <w:r w:rsidRPr="00EB5C21">
        <w:rPr>
          <w:rFonts w:ascii="Garamond" w:hAnsi="Garamond"/>
          <w:sz w:val="24"/>
          <w:szCs w:val="24"/>
        </w:rPr>
        <w:t xml:space="preserve">emmes qui </w:t>
      </w:r>
      <w:ins w:id="156" w:author="Dr KROA" w:date="2024-08-10T10:16:00Z">
        <w:r w:rsidR="00E10D3D">
          <w:rPr>
            <w:rFonts w:ascii="Garamond" w:hAnsi="Garamond"/>
            <w:sz w:val="24"/>
            <w:szCs w:val="24"/>
          </w:rPr>
          <w:t>constituent 27% de l’e</w:t>
        </w:r>
      </w:ins>
      <w:ins w:id="157" w:author="Dr KROA" w:date="2024-08-10T10:17:00Z">
        <w:r w:rsidR="00E10D3D">
          <w:rPr>
            <w:rFonts w:ascii="Garamond" w:hAnsi="Garamond"/>
            <w:sz w:val="24"/>
            <w:szCs w:val="24"/>
          </w:rPr>
          <w:t xml:space="preserve">ffectif des artisans. </w:t>
        </w:r>
      </w:ins>
      <w:del w:id="158" w:author="Dr KROA" w:date="2024-08-10T10:17:00Z">
        <w:r w:rsidRPr="00EB5C21" w:rsidDel="00E10D3D">
          <w:rPr>
            <w:rFonts w:ascii="Garamond" w:hAnsi="Garamond"/>
            <w:sz w:val="24"/>
            <w:szCs w:val="24"/>
          </w:rPr>
          <w:delText>sont de 23%</w:delText>
        </w:r>
        <w:r w:rsidR="00BE1BD7" w:rsidRPr="00EB5C21" w:rsidDel="00E10D3D">
          <w:rPr>
            <w:rFonts w:ascii="Garamond" w:hAnsi="Garamond"/>
            <w:sz w:val="24"/>
            <w:szCs w:val="24"/>
          </w:rPr>
          <w:delText>.</w:delText>
        </w:r>
      </w:del>
    </w:p>
    <w:p w14:paraId="08892707" w14:textId="77777777" w:rsidR="00D4417A" w:rsidRPr="00EB5C21" w:rsidRDefault="00D4417A" w:rsidP="00EB5C21">
      <w:pPr>
        <w:spacing w:line="360" w:lineRule="auto"/>
        <w:rPr>
          <w:rFonts w:ascii="Garamond" w:hAnsi="Garamond"/>
          <w:sz w:val="24"/>
          <w:szCs w:val="24"/>
        </w:rPr>
      </w:pPr>
    </w:p>
    <w:p w14:paraId="10AAE314" w14:textId="368845A2" w:rsidR="00D4417A" w:rsidRPr="00EB5C21" w:rsidDel="00CB2084" w:rsidRDefault="00D4417A">
      <w:pPr>
        <w:pStyle w:val="Paragraphedeliste"/>
        <w:numPr>
          <w:ilvl w:val="0"/>
          <w:numId w:val="4"/>
        </w:numPr>
        <w:spacing w:line="360" w:lineRule="auto"/>
        <w:jc w:val="center"/>
        <w:rPr>
          <w:del w:id="159" w:author="Dr KROA" w:date="2024-08-09T23:59:00Z"/>
          <w:rFonts w:ascii="Garamond" w:hAnsi="Garamond"/>
          <w:b/>
          <w:bCs/>
          <w:sz w:val="24"/>
          <w:szCs w:val="24"/>
        </w:rPr>
        <w:pPrChange w:id="160" w:author="Dr KROA" w:date="2024-08-09T23:59:00Z">
          <w:pPr>
            <w:pStyle w:val="Paragraphedeliste"/>
            <w:numPr>
              <w:numId w:val="2"/>
            </w:numPr>
            <w:spacing w:line="360" w:lineRule="auto"/>
            <w:ind w:hanging="360"/>
            <w:jc w:val="center"/>
          </w:pPr>
        </w:pPrChange>
      </w:pPr>
      <w:r w:rsidRPr="00CB2084">
        <w:rPr>
          <w:rFonts w:ascii="Garamond" w:hAnsi="Garamond"/>
          <w:b/>
          <w:bCs/>
          <w:sz w:val="24"/>
          <w:szCs w:val="24"/>
        </w:rPr>
        <w:t xml:space="preserve">STATUT </w:t>
      </w:r>
      <w:ins w:id="161" w:author="Dr KROA" w:date="2024-08-10T10:18:00Z">
        <w:r w:rsidR="00E10D3D">
          <w:rPr>
            <w:rFonts w:ascii="Garamond" w:hAnsi="Garamond"/>
            <w:b/>
            <w:bCs/>
            <w:sz w:val="24"/>
            <w:szCs w:val="24"/>
          </w:rPr>
          <w:t>DANS LE METIER D’ARTISAN</w:t>
        </w:r>
      </w:ins>
      <w:del w:id="162" w:author="Dr KROA" w:date="2024-08-09T23:59:00Z">
        <w:r w:rsidRPr="00EB5C21" w:rsidDel="00CB2084">
          <w:rPr>
            <w:rFonts w:ascii="Garamond" w:hAnsi="Garamond"/>
            <w:b/>
            <w:bCs/>
            <w:sz w:val="24"/>
            <w:szCs w:val="24"/>
          </w:rPr>
          <w:delText>DU REPONDANT</w:delText>
        </w:r>
      </w:del>
    </w:p>
    <w:p w14:paraId="06D63E33" w14:textId="3113F3C4" w:rsidR="00D4417A" w:rsidRPr="00CB2084" w:rsidRDefault="00D4417A">
      <w:pPr>
        <w:pStyle w:val="Paragraphedeliste"/>
        <w:numPr>
          <w:ilvl w:val="0"/>
          <w:numId w:val="4"/>
        </w:numPr>
        <w:spacing w:line="360" w:lineRule="auto"/>
        <w:jc w:val="center"/>
        <w:rPr>
          <w:rFonts w:ascii="Garamond" w:hAnsi="Garamond"/>
          <w:sz w:val="24"/>
          <w:szCs w:val="24"/>
          <w:u w:val="single"/>
        </w:rPr>
        <w:pPrChange w:id="163" w:author="Dr KROA" w:date="2024-08-09T23:59:00Z">
          <w:pPr>
            <w:pStyle w:val="Paragraphedeliste"/>
            <w:numPr>
              <w:numId w:val="4"/>
            </w:numPr>
            <w:spacing w:line="360" w:lineRule="auto"/>
            <w:ind w:hanging="360"/>
          </w:pPr>
        </w:pPrChange>
      </w:pPr>
      <w:del w:id="164" w:author="Dr KROA" w:date="2024-08-10T10:17:00Z">
        <w:r w:rsidRPr="00CB2084" w:rsidDel="00E10D3D">
          <w:rPr>
            <w:rFonts w:ascii="Garamond" w:hAnsi="Garamond"/>
            <w:sz w:val="24"/>
            <w:szCs w:val="24"/>
            <w:u w:val="single"/>
          </w:rPr>
          <w:delText>Analyses</w:delText>
        </w:r>
      </w:del>
    </w:p>
    <w:tbl>
      <w:tblPr>
        <w:tblW w:w="0" w:type="auto"/>
        <w:tblInd w:w="3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9"/>
        <w:gridCol w:w="2014"/>
      </w:tblGrid>
      <w:tr w:rsidR="00D4417A" w:rsidRPr="00EB5C21" w14:paraId="1CF403AB" w14:textId="77777777" w:rsidTr="002760A3">
        <w:trPr>
          <w:trHeight w:val="120"/>
        </w:trPr>
        <w:tc>
          <w:tcPr>
            <w:tcW w:w="2799" w:type="dxa"/>
            <w:tcBorders>
              <w:top w:val="nil"/>
              <w:left w:val="nil"/>
            </w:tcBorders>
            <w:vAlign w:val="center"/>
          </w:tcPr>
          <w:p w14:paraId="641CEC63" w14:textId="77777777" w:rsidR="00D4417A" w:rsidRPr="00EB5C21" w:rsidRDefault="00D4417A" w:rsidP="00EB5C21">
            <w:pPr>
              <w:spacing w:after="0" w:line="360" w:lineRule="auto"/>
              <w:jc w:val="center"/>
              <w:rPr>
                <w:rFonts w:ascii="Garamond" w:hAnsi="Garamond"/>
                <w:sz w:val="24"/>
                <w:szCs w:val="24"/>
                <w:u w:val="single"/>
              </w:rPr>
            </w:pPr>
          </w:p>
        </w:tc>
        <w:tc>
          <w:tcPr>
            <w:tcW w:w="2014" w:type="dxa"/>
            <w:vAlign w:val="center"/>
          </w:tcPr>
          <w:p w14:paraId="44A58534" w14:textId="5DF5BD01" w:rsidR="00D4417A" w:rsidRPr="00EB5C21" w:rsidRDefault="00D4417A" w:rsidP="00EB5C21">
            <w:pPr>
              <w:spacing w:after="0" w:line="360" w:lineRule="auto"/>
              <w:jc w:val="center"/>
              <w:rPr>
                <w:rFonts w:ascii="Garamond" w:hAnsi="Garamond"/>
                <w:sz w:val="24"/>
                <w:szCs w:val="24"/>
              </w:rPr>
            </w:pPr>
            <w:del w:id="165" w:author="Dr KROA" w:date="2024-08-10T10:18:00Z">
              <w:r w:rsidRPr="00EB5C21" w:rsidDel="00E10D3D">
                <w:rPr>
                  <w:rFonts w:ascii="Garamond" w:hAnsi="Garamond"/>
                  <w:sz w:val="24"/>
                  <w:szCs w:val="24"/>
                </w:rPr>
                <w:delText>Total</w:delText>
              </w:r>
            </w:del>
          </w:p>
        </w:tc>
      </w:tr>
      <w:tr w:rsidR="00D4417A" w:rsidRPr="00EB5C21" w14:paraId="317E65F8" w14:textId="77777777" w:rsidTr="002760A3">
        <w:trPr>
          <w:trHeight w:val="95"/>
        </w:trPr>
        <w:tc>
          <w:tcPr>
            <w:tcW w:w="2799" w:type="dxa"/>
            <w:vAlign w:val="center"/>
          </w:tcPr>
          <w:p w14:paraId="583D808D"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Propriétaire</w:t>
            </w:r>
          </w:p>
        </w:tc>
        <w:tc>
          <w:tcPr>
            <w:tcW w:w="2014" w:type="dxa"/>
            <w:vAlign w:val="center"/>
          </w:tcPr>
          <w:p w14:paraId="4A797B5C"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3969</w:t>
            </w:r>
          </w:p>
        </w:tc>
      </w:tr>
      <w:tr w:rsidR="00D4417A" w:rsidRPr="00EB5C21" w14:paraId="5288943C" w14:textId="77777777" w:rsidTr="002760A3">
        <w:trPr>
          <w:trHeight w:val="227"/>
        </w:trPr>
        <w:tc>
          <w:tcPr>
            <w:tcW w:w="2799" w:type="dxa"/>
            <w:vAlign w:val="center"/>
          </w:tcPr>
          <w:p w14:paraId="591AA3FF"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Gérant</w:t>
            </w:r>
          </w:p>
        </w:tc>
        <w:tc>
          <w:tcPr>
            <w:tcW w:w="2014" w:type="dxa"/>
            <w:vAlign w:val="center"/>
          </w:tcPr>
          <w:p w14:paraId="6E1263B9"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1067</w:t>
            </w:r>
          </w:p>
        </w:tc>
      </w:tr>
      <w:tr w:rsidR="00D4417A" w:rsidRPr="00EB5C21" w14:paraId="2566534E" w14:textId="77777777" w:rsidTr="002760A3">
        <w:trPr>
          <w:trHeight w:val="345"/>
        </w:trPr>
        <w:tc>
          <w:tcPr>
            <w:tcW w:w="2799" w:type="dxa"/>
            <w:vAlign w:val="center"/>
          </w:tcPr>
          <w:p w14:paraId="5CABAE84"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Salarié</w:t>
            </w:r>
          </w:p>
        </w:tc>
        <w:tc>
          <w:tcPr>
            <w:tcW w:w="2014" w:type="dxa"/>
            <w:vAlign w:val="center"/>
          </w:tcPr>
          <w:p w14:paraId="4152ED4C"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365</w:t>
            </w:r>
          </w:p>
        </w:tc>
      </w:tr>
      <w:tr w:rsidR="00D4417A" w:rsidRPr="00EB5C21" w14:paraId="1EFA9B55" w14:textId="77777777" w:rsidTr="002760A3">
        <w:trPr>
          <w:trHeight w:val="56"/>
        </w:trPr>
        <w:tc>
          <w:tcPr>
            <w:tcW w:w="2799" w:type="dxa"/>
            <w:vAlign w:val="center"/>
          </w:tcPr>
          <w:p w14:paraId="619690E1"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Autre à préciser</w:t>
            </w:r>
          </w:p>
        </w:tc>
        <w:tc>
          <w:tcPr>
            <w:tcW w:w="2014" w:type="dxa"/>
            <w:vAlign w:val="center"/>
          </w:tcPr>
          <w:p w14:paraId="6840F4C2"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114</w:t>
            </w:r>
          </w:p>
        </w:tc>
      </w:tr>
    </w:tbl>
    <w:p w14:paraId="0F25D217" w14:textId="77777777" w:rsidR="00D4417A" w:rsidRPr="00EB5C21" w:rsidRDefault="00D4417A" w:rsidP="00EB5C21">
      <w:pPr>
        <w:spacing w:line="360" w:lineRule="auto"/>
        <w:ind w:left="360"/>
        <w:rPr>
          <w:rFonts w:ascii="Garamond" w:hAnsi="Garamond"/>
          <w:sz w:val="24"/>
          <w:szCs w:val="24"/>
          <w:u w:val="single"/>
        </w:rPr>
      </w:pPr>
      <w:r w:rsidRPr="00EB5C21">
        <w:rPr>
          <w:rFonts w:ascii="Garamond" w:hAnsi="Garamond"/>
          <w:noProof/>
          <w:sz w:val="24"/>
          <w:szCs w:val="24"/>
          <w:u w:val="single"/>
          <w:lang w:eastAsia="fr-FR"/>
        </w:rPr>
        <w:drawing>
          <wp:anchor distT="0" distB="0" distL="114300" distR="114300" simplePos="0" relativeHeight="251659264" behindDoc="1" locked="0" layoutInCell="1" allowOverlap="1" wp14:anchorId="5E23F1DA" wp14:editId="21A341E4">
            <wp:simplePos x="0" y="0"/>
            <wp:positionH relativeFrom="column">
              <wp:posOffset>767715</wp:posOffset>
            </wp:positionH>
            <wp:positionV relativeFrom="paragraph">
              <wp:posOffset>154940</wp:posOffset>
            </wp:positionV>
            <wp:extent cx="5486400" cy="2669540"/>
            <wp:effectExtent l="0" t="0" r="0" b="16510"/>
            <wp:wrapTight wrapText="bothSides">
              <wp:wrapPolygon edited="0">
                <wp:start x="0" y="0"/>
                <wp:lineTo x="0" y="21579"/>
                <wp:lineTo x="21525" y="21579"/>
                <wp:lineTo x="21525"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p>
    <w:p w14:paraId="38F97766" w14:textId="77777777" w:rsidR="00D4417A" w:rsidRPr="00EB5C21" w:rsidRDefault="00D4417A" w:rsidP="00EB5C21">
      <w:pPr>
        <w:spacing w:line="360" w:lineRule="auto"/>
        <w:rPr>
          <w:rFonts w:ascii="Garamond" w:hAnsi="Garamond"/>
          <w:sz w:val="24"/>
          <w:szCs w:val="24"/>
        </w:rPr>
      </w:pPr>
    </w:p>
    <w:p w14:paraId="556662FD" w14:textId="77777777" w:rsidR="00D4417A" w:rsidRPr="00EB5C21" w:rsidRDefault="00D4417A" w:rsidP="00EB5C21">
      <w:pPr>
        <w:spacing w:line="360" w:lineRule="auto"/>
        <w:rPr>
          <w:rFonts w:ascii="Garamond" w:hAnsi="Garamond"/>
          <w:sz w:val="24"/>
          <w:szCs w:val="24"/>
        </w:rPr>
      </w:pPr>
    </w:p>
    <w:p w14:paraId="53F06311" w14:textId="77777777" w:rsidR="00D4417A" w:rsidRPr="00EB5C21" w:rsidRDefault="00D4417A" w:rsidP="00EB5C21">
      <w:pPr>
        <w:spacing w:line="360" w:lineRule="auto"/>
        <w:rPr>
          <w:rFonts w:ascii="Garamond" w:hAnsi="Garamond"/>
          <w:sz w:val="24"/>
          <w:szCs w:val="24"/>
        </w:rPr>
      </w:pPr>
    </w:p>
    <w:p w14:paraId="4815773D" w14:textId="77777777" w:rsidR="00D4417A" w:rsidRPr="00EB5C21" w:rsidRDefault="00D4417A" w:rsidP="00EB5C21">
      <w:pPr>
        <w:spacing w:line="360" w:lineRule="auto"/>
        <w:rPr>
          <w:rFonts w:ascii="Garamond" w:hAnsi="Garamond"/>
          <w:sz w:val="24"/>
          <w:szCs w:val="24"/>
        </w:rPr>
      </w:pPr>
    </w:p>
    <w:p w14:paraId="7A8C46DC" w14:textId="77777777" w:rsidR="00D4417A" w:rsidRPr="00EB5C21" w:rsidRDefault="00D4417A" w:rsidP="00EB5C21">
      <w:pPr>
        <w:spacing w:line="360" w:lineRule="auto"/>
        <w:rPr>
          <w:rFonts w:ascii="Garamond" w:hAnsi="Garamond"/>
          <w:sz w:val="24"/>
          <w:szCs w:val="24"/>
        </w:rPr>
      </w:pPr>
    </w:p>
    <w:p w14:paraId="72874EBE" w14:textId="77777777" w:rsidR="00D4417A" w:rsidRPr="00EB5C21" w:rsidRDefault="00D4417A" w:rsidP="00EB5C21">
      <w:pPr>
        <w:spacing w:line="360" w:lineRule="auto"/>
        <w:rPr>
          <w:rFonts w:ascii="Garamond" w:hAnsi="Garamond"/>
          <w:sz w:val="24"/>
          <w:szCs w:val="24"/>
        </w:rPr>
      </w:pPr>
    </w:p>
    <w:p w14:paraId="4BE4D3B9" w14:textId="77777777" w:rsidR="00D4417A" w:rsidRPr="00EB5C21" w:rsidRDefault="00D4417A" w:rsidP="00EB5C21">
      <w:pPr>
        <w:spacing w:line="360" w:lineRule="auto"/>
        <w:rPr>
          <w:rFonts w:ascii="Garamond" w:hAnsi="Garamond"/>
          <w:sz w:val="24"/>
          <w:szCs w:val="24"/>
        </w:rPr>
      </w:pPr>
    </w:p>
    <w:p w14:paraId="249B2E0F" w14:textId="77777777" w:rsidR="00D4417A" w:rsidRPr="00EB5C21" w:rsidRDefault="00D4417A" w:rsidP="00EB5C21">
      <w:pPr>
        <w:spacing w:line="360" w:lineRule="auto"/>
        <w:rPr>
          <w:rFonts w:ascii="Garamond" w:hAnsi="Garamond"/>
          <w:sz w:val="24"/>
          <w:szCs w:val="24"/>
        </w:rPr>
      </w:pPr>
    </w:p>
    <w:p w14:paraId="7042C4B9" w14:textId="41215FE6" w:rsidR="00D4417A" w:rsidRPr="00EB5C21" w:rsidDel="002D43F6" w:rsidRDefault="00D4417A" w:rsidP="00EB5C21">
      <w:pPr>
        <w:spacing w:line="360" w:lineRule="auto"/>
        <w:rPr>
          <w:del w:id="166" w:author="Dr KROA" w:date="2024-08-10T10:20:00Z"/>
          <w:rFonts w:ascii="Garamond" w:hAnsi="Garamond"/>
          <w:sz w:val="24"/>
          <w:szCs w:val="24"/>
        </w:rPr>
      </w:pPr>
    </w:p>
    <w:p w14:paraId="4C81CDCA" w14:textId="6578EE54" w:rsidR="00D4417A" w:rsidRPr="00EB5C21" w:rsidRDefault="00D4417A" w:rsidP="00EB5C21">
      <w:pPr>
        <w:pStyle w:val="Paragraphedeliste"/>
        <w:numPr>
          <w:ilvl w:val="0"/>
          <w:numId w:val="4"/>
        </w:numPr>
        <w:spacing w:line="360" w:lineRule="auto"/>
        <w:rPr>
          <w:rFonts w:ascii="Garamond" w:hAnsi="Garamond"/>
          <w:sz w:val="24"/>
          <w:szCs w:val="24"/>
          <w:u w:val="single"/>
        </w:rPr>
      </w:pPr>
      <w:del w:id="167" w:author="Dr KROA" w:date="2024-08-10T10:20:00Z">
        <w:r w:rsidRPr="00EB5C21" w:rsidDel="002D43F6">
          <w:rPr>
            <w:rFonts w:ascii="Garamond" w:hAnsi="Garamond"/>
            <w:sz w:val="24"/>
            <w:szCs w:val="24"/>
            <w:u w:val="single"/>
          </w:rPr>
          <w:delText>Interprétations :</w:delText>
        </w:r>
        <w:r w:rsidRPr="00EB5C21" w:rsidDel="002D43F6">
          <w:rPr>
            <w:rFonts w:ascii="Garamond" w:hAnsi="Garamond"/>
            <w:sz w:val="24"/>
            <w:szCs w:val="24"/>
          </w:rPr>
          <w:delText xml:space="preserve"> </w:delText>
        </w:r>
        <w:r w:rsidRPr="00EB5C21" w:rsidDel="001E412D">
          <w:rPr>
            <w:rFonts w:ascii="Garamond" w:hAnsi="Garamond"/>
            <w:sz w:val="24"/>
            <w:szCs w:val="24"/>
          </w:rPr>
          <w:delText>Nous</w:delText>
        </w:r>
      </w:del>
      <w:r w:rsidRPr="00EB5C21">
        <w:rPr>
          <w:rFonts w:ascii="Garamond" w:hAnsi="Garamond"/>
          <w:sz w:val="24"/>
          <w:szCs w:val="24"/>
        </w:rPr>
        <w:t xml:space="preserve"> </w:t>
      </w:r>
      <w:ins w:id="168" w:author="Dr KROA" w:date="2024-08-10T10:20:00Z">
        <w:r w:rsidR="001E412D">
          <w:rPr>
            <w:rFonts w:ascii="Garamond" w:hAnsi="Garamond"/>
            <w:sz w:val="24"/>
            <w:szCs w:val="24"/>
          </w:rPr>
          <w:t xml:space="preserve">Il est donné de constater </w:t>
        </w:r>
      </w:ins>
      <w:del w:id="169" w:author="Dr KROA" w:date="2024-08-10T10:20:00Z">
        <w:r w:rsidRPr="00EB5C21" w:rsidDel="001E412D">
          <w:rPr>
            <w:rFonts w:ascii="Garamond" w:hAnsi="Garamond"/>
            <w:sz w:val="24"/>
            <w:szCs w:val="24"/>
          </w:rPr>
          <w:delText>constations</w:delText>
        </w:r>
      </w:del>
      <w:r w:rsidRPr="00EB5C21">
        <w:rPr>
          <w:rFonts w:ascii="Garamond" w:hAnsi="Garamond"/>
          <w:sz w:val="24"/>
          <w:szCs w:val="24"/>
        </w:rPr>
        <w:t xml:space="preserve"> </w:t>
      </w:r>
      <w:ins w:id="170" w:author="Dr KROA" w:date="2024-08-10T10:21:00Z">
        <w:r w:rsidR="001E412D">
          <w:rPr>
            <w:rFonts w:ascii="Garamond" w:hAnsi="Garamond"/>
            <w:sz w:val="24"/>
            <w:szCs w:val="24"/>
          </w:rPr>
          <w:t xml:space="preserve">avec </w:t>
        </w:r>
        <w:r w:rsidR="001E412D" w:rsidRPr="00EB5C21">
          <w:rPr>
            <w:rFonts w:ascii="Garamond" w:hAnsi="Garamond"/>
            <w:sz w:val="24"/>
            <w:szCs w:val="24"/>
          </w:rPr>
          <w:t xml:space="preserve">72% </w:t>
        </w:r>
      </w:ins>
      <w:r w:rsidRPr="00EB5C21">
        <w:rPr>
          <w:rFonts w:ascii="Garamond" w:hAnsi="Garamond"/>
          <w:sz w:val="24"/>
          <w:szCs w:val="24"/>
        </w:rPr>
        <w:t xml:space="preserve">que les artisans sont majoritairement </w:t>
      </w:r>
      <w:del w:id="171" w:author="Dr KROA" w:date="2024-08-10T10:21:00Z">
        <w:r w:rsidRPr="00EB5C21" w:rsidDel="001E412D">
          <w:rPr>
            <w:rFonts w:ascii="Garamond" w:hAnsi="Garamond"/>
            <w:sz w:val="24"/>
            <w:szCs w:val="24"/>
          </w:rPr>
          <w:delText>P</w:delText>
        </w:r>
      </w:del>
      <w:ins w:id="172" w:author="Dr KROA" w:date="2024-08-10T10:21:00Z">
        <w:r w:rsidR="001E412D">
          <w:rPr>
            <w:rFonts w:ascii="Garamond" w:hAnsi="Garamond"/>
            <w:sz w:val="24"/>
            <w:szCs w:val="24"/>
          </w:rPr>
          <w:t>p</w:t>
        </w:r>
      </w:ins>
      <w:r w:rsidRPr="00EB5C21">
        <w:rPr>
          <w:rFonts w:ascii="Garamond" w:hAnsi="Garamond"/>
          <w:sz w:val="24"/>
          <w:szCs w:val="24"/>
        </w:rPr>
        <w:t>ropriétaire de leur propre entreprise</w:t>
      </w:r>
      <w:ins w:id="173" w:author="Dr KROA" w:date="2024-08-10T10:22:00Z">
        <w:r w:rsidR="001E412D">
          <w:rPr>
            <w:rFonts w:ascii="Garamond" w:hAnsi="Garamond"/>
            <w:sz w:val="24"/>
            <w:szCs w:val="24"/>
          </w:rPr>
          <w:t>,</w:t>
        </w:r>
      </w:ins>
      <w:r w:rsidRPr="00EB5C21">
        <w:rPr>
          <w:rFonts w:ascii="Garamond" w:hAnsi="Garamond"/>
          <w:sz w:val="24"/>
          <w:szCs w:val="24"/>
        </w:rPr>
        <w:t xml:space="preserve"> </w:t>
      </w:r>
      <w:del w:id="174" w:author="Dr KROA" w:date="2024-08-10T10:22:00Z">
        <w:r w:rsidRPr="00EB5C21" w:rsidDel="001E412D">
          <w:rPr>
            <w:rFonts w:ascii="Garamond" w:hAnsi="Garamond"/>
            <w:sz w:val="24"/>
            <w:szCs w:val="24"/>
          </w:rPr>
          <w:delText xml:space="preserve">avec </w:delText>
        </w:r>
      </w:del>
      <w:del w:id="175" w:author="Dr KROA" w:date="2024-08-10T10:21:00Z">
        <w:r w:rsidRPr="00EB5C21" w:rsidDel="001E412D">
          <w:rPr>
            <w:rFonts w:ascii="Garamond" w:hAnsi="Garamond"/>
            <w:sz w:val="24"/>
            <w:szCs w:val="24"/>
          </w:rPr>
          <w:delText xml:space="preserve">72% </w:delText>
        </w:r>
      </w:del>
      <w:r w:rsidRPr="00EB5C21">
        <w:rPr>
          <w:rFonts w:ascii="Garamond" w:hAnsi="Garamond"/>
          <w:sz w:val="24"/>
          <w:szCs w:val="24"/>
        </w:rPr>
        <w:t xml:space="preserve">tandis que </w:t>
      </w:r>
      <w:ins w:id="176" w:author="Dr KROA" w:date="2024-08-10T10:26:00Z">
        <w:r w:rsidR="001E412D" w:rsidRPr="00EB5C21">
          <w:rPr>
            <w:rFonts w:ascii="Garamond" w:hAnsi="Garamond"/>
            <w:sz w:val="24"/>
            <w:szCs w:val="24"/>
          </w:rPr>
          <w:t>19%</w:t>
        </w:r>
      </w:ins>
      <w:ins w:id="177" w:author="Dr KROA" w:date="2024-08-10T10:27:00Z">
        <w:r w:rsidR="001E412D">
          <w:rPr>
            <w:rFonts w:ascii="Garamond" w:hAnsi="Garamond"/>
            <w:sz w:val="24"/>
            <w:szCs w:val="24"/>
          </w:rPr>
          <w:t xml:space="preserve"> des artisans </w:t>
        </w:r>
        <w:r w:rsidR="001E412D" w:rsidRPr="00EB5C21">
          <w:rPr>
            <w:rFonts w:ascii="Garamond" w:hAnsi="Garamond"/>
            <w:sz w:val="24"/>
            <w:szCs w:val="24"/>
          </w:rPr>
          <w:t>occupent</w:t>
        </w:r>
        <w:r w:rsidR="001E412D">
          <w:rPr>
            <w:rFonts w:ascii="Garamond" w:hAnsi="Garamond"/>
            <w:sz w:val="24"/>
            <w:szCs w:val="24"/>
          </w:rPr>
          <w:t xml:space="preserve"> le statut de </w:t>
        </w:r>
      </w:ins>
      <w:del w:id="178" w:author="Dr KROA" w:date="2024-08-10T10:28:00Z">
        <w:r w:rsidRPr="00EB5C21" w:rsidDel="001E412D">
          <w:rPr>
            <w:rFonts w:ascii="Garamond" w:hAnsi="Garamond"/>
            <w:sz w:val="24"/>
            <w:szCs w:val="24"/>
          </w:rPr>
          <w:delText xml:space="preserve">les </w:delText>
        </w:r>
      </w:del>
      <w:r w:rsidR="00BE1BD7" w:rsidRPr="00EB5C21">
        <w:rPr>
          <w:rFonts w:ascii="Garamond" w:hAnsi="Garamond"/>
          <w:sz w:val="24"/>
          <w:szCs w:val="24"/>
        </w:rPr>
        <w:t>gérant</w:t>
      </w:r>
      <w:ins w:id="179" w:author="Dr KROA" w:date="2024-08-10T10:28:00Z">
        <w:r w:rsidR="001E412D">
          <w:rPr>
            <w:rFonts w:ascii="Garamond" w:hAnsi="Garamond"/>
            <w:sz w:val="24"/>
            <w:szCs w:val="24"/>
          </w:rPr>
          <w:t>.</w:t>
        </w:r>
      </w:ins>
      <w:del w:id="180" w:author="Dr KROA" w:date="2024-08-10T10:28:00Z">
        <w:r w:rsidR="00BE1BD7" w:rsidRPr="00EB5C21" w:rsidDel="001E412D">
          <w:rPr>
            <w:rFonts w:ascii="Garamond" w:hAnsi="Garamond"/>
            <w:sz w:val="24"/>
            <w:szCs w:val="24"/>
          </w:rPr>
          <w:delText>s</w:delText>
        </w:r>
      </w:del>
      <w:r w:rsidRPr="00EB5C21">
        <w:rPr>
          <w:rFonts w:ascii="Garamond" w:hAnsi="Garamond"/>
          <w:sz w:val="24"/>
          <w:szCs w:val="24"/>
        </w:rPr>
        <w:t xml:space="preserve"> </w:t>
      </w:r>
      <w:del w:id="181" w:author="Dr KROA" w:date="2024-08-10T10:27:00Z">
        <w:r w:rsidRPr="00EB5C21" w:rsidDel="001E412D">
          <w:rPr>
            <w:rFonts w:ascii="Garamond" w:hAnsi="Garamond"/>
            <w:sz w:val="24"/>
            <w:szCs w:val="24"/>
          </w:rPr>
          <w:delText xml:space="preserve">occupent </w:delText>
        </w:r>
      </w:del>
      <w:del w:id="182" w:author="Dr KROA" w:date="2024-08-10T10:26:00Z">
        <w:r w:rsidRPr="00EB5C21" w:rsidDel="001E412D">
          <w:rPr>
            <w:rFonts w:ascii="Garamond" w:hAnsi="Garamond"/>
            <w:sz w:val="24"/>
            <w:szCs w:val="24"/>
          </w:rPr>
          <w:delText xml:space="preserve">19%, </w:delText>
        </w:r>
      </w:del>
      <w:del w:id="183" w:author="Dr KROA" w:date="2024-08-10T10:28:00Z">
        <w:r w:rsidRPr="00EB5C21" w:rsidDel="001E412D">
          <w:rPr>
            <w:rFonts w:ascii="Garamond" w:hAnsi="Garamond"/>
            <w:sz w:val="24"/>
            <w:szCs w:val="24"/>
          </w:rPr>
          <w:delText>avec</w:delText>
        </w:r>
      </w:del>
      <w:r w:rsidRPr="00EB5C21">
        <w:rPr>
          <w:rFonts w:ascii="Garamond" w:hAnsi="Garamond"/>
          <w:sz w:val="24"/>
          <w:szCs w:val="24"/>
        </w:rPr>
        <w:t xml:space="preserve"> un faible taux </w:t>
      </w:r>
      <w:ins w:id="184" w:author="Dr KROA" w:date="2024-08-10T10:28:00Z">
        <w:r w:rsidR="001E412D">
          <w:rPr>
            <w:rFonts w:ascii="Garamond" w:hAnsi="Garamond"/>
            <w:sz w:val="24"/>
            <w:szCs w:val="24"/>
          </w:rPr>
          <w:t xml:space="preserve">soit </w:t>
        </w:r>
        <w:r w:rsidR="001E412D" w:rsidRPr="00EB5C21">
          <w:rPr>
            <w:rFonts w:ascii="Garamond" w:hAnsi="Garamond"/>
            <w:sz w:val="24"/>
            <w:szCs w:val="24"/>
          </w:rPr>
          <w:t>7</w:t>
        </w:r>
      </w:ins>
      <w:ins w:id="185" w:author="Dr KROA" w:date="2024-08-10T10:29:00Z">
        <w:r w:rsidR="001E412D" w:rsidRPr="00EB5C21">
          <w:rPr>
            <w:rFonts w:ascii="Garamond" w:hAnsi="Garamond"/>
            <w:sz w:val="24"/>
            <w:szCs w:val="24"/>
          </w:rPr>
          <w:t xml:space="preserve">% </w:t>
        </w:r>
        <w:r w:rsidR="001E412D">
          <w:rPr>
            <w:rFonts w:ascii="Garamond" w:hAnsi="Garamond"/>
            <w:sz w:val="24"/>
            <w:szCs w:val="24"/>
          </w:rPr>
          <w:t>occupe</w:t>
        </w:r>
      </w:ins>
      <w:ins w:id="186" w:author="Dr KROA" w:date="2024-08-10T10:28:00Z">
        <w:r w:rsidR="001E412D">
          <w:rPr>
            <w:rFonts w:ascii="Garamond" w:hAnsi="Garamond"/>
            <w:sz w:val="24"/>
            <w:szCs w:val="24"/>
          </w:rPr>
          <w:t xml:space="preserve"> le statut de </w:t>
        </w:r>
      </w:ins>
      <w:del w:id="187" w:author="Dr KROA" w:date="2024-08-10T10:29:00Z">
        <w:r w:rsidRPr="00EB5C21" w:rsidDel="001E412D">
          <w:rPr>
            <w:rFonts w:ascii="Garamond" w:hAnsi="Garamond"/>
            <w:sz w:val="24"/>
            <w:szCs w:val="24"/>
          </w:rPr>
          <w:delText xml:space="preserve">de </w:delText>
        </w:r>
      </w:del>
      <w:r w:rsidRPr="00EB5C21">
        <w:rPr>
          <w:rFonts w:ascii="Garamond" w:hAnsi="Garamond"/>
          <w:sz w:val="24"/>
          <w:szCs w:val="24"/>
        </w:rPr>
        <w:t xml:space="preserve">salarié </w:t>
      </w:r>
      <w:del w:id="188" w:author="Dr KROA" w:date="2024-08-10T10:28:00Z">
        <w:r w:rsidRPr="00EB5C21" w:rsidDel="001E412D">
          <w:rPr>
            <w:rFonts w:ascii="Garamond" w:hAnsi="Garamond"/>
            <w:sz w:val="24"/>
            <w:szCs w:val="24"/>
          </w:rPr>
          <w:delText xml:space="preserve">7% </w:delText>
        </w:r>
      </w:del>
      <w:r w:rsidRPr="00EB5C21">
        <w:rPr>
          <w:rFonts w:ascii="Garamond" w:hAnsi="Garamond"/>
          <w:sz w:val="24"/>
          <w:szCs w:val="24"/>
        </w:rPr>
        <w:t xml:space="preserve">et </w:t>
      </w:r>
      <w:del w:id="189" w:author="Dr KROA" w:date="2024-08-10T10:29:00Z">
        <w:r w:rsidRPr="00EB5C21" w:rsidDel="001E412D">
          <w:rPr>
            <w:rFonts w:ascii="Garamond" w:hAnsi="Garamond"/>
            <w:sz w:val="24"/>
            <w:szCs w:val="24"/>
          </w:rPr>
          <w:delText xml:space="preserve">de </w:delText>
        </w:r>
      </w:del>
      <w:r w:rsidRPr="00EB5C21">
        <w:rPr>
          <w:rFonts w:ascii="Garamond" w:hAnsi="Garamond"/>
          <w:sz w:val="24"/>
          <w:szCs w:val="24"/>
        </w:rPr>
        <w:t xml:space="preserve">2% </w:t>
      </w:r>
      <w:ins w:id="190" w:author="Dr KROA" w:date="2024-08-10T10:29:00Z">
        <w:r w:rsidR="001E412D">
          <w:rPr>
            <w:rFonts w:ascii="Garamond" w:hAnsi="Garamond"/>
            <w:sz w:val="24"/>
            <w:szCs w:val="24"/>
          </w:rPr>
          <w:t>des artisans ont d’autres statut dans le métier.</w:t>
        </w:r>
      </w:ins>
      <w:del w:id="191" w:author="Dr KROA" w:date="2024-08-10T10:29:00Z">
        <w:r w:rsidR="00BE1BD7" w:rsidRPr="00EB5C21" w:rsidDel="001E412D">
          <w:rPr>
            <w:rFonts w:ascii="Garamond" w:hAnsi="Garamond"/>
            <w:sz w:val="24"/>
            <w:szCs w:val="24"/>
          </w:rPr>
          <w:delText>d’autres artisans</w:delText>
        </w:r>
      </w:del>
      <w:r w:rsidRPr="00EB5C21">
        <w:rPr>
          <w:rFonts w:ascii="Garamond" w:hAnsi="Garamond"/>
          <w:sz w:val="24"/>
          <w:szCs w:val="24"/>
        </w:rPr>
        <w:t>.</w:t>
      </w:r>
    </w:p>
    <w:p w14:paraId="2AC09D78" w14:textId="77777777" w:rsidR="00D4417A" w:rsidRPr="00EB5C21" w:rsidRDefault="00D4417A" w:rsidP="00EB5C21">
      <w:pPr>
        <w:spacing w:line="360" w:lineRule="auto"/>
        <w:jc w:val="center"/>
        <w:rPr>
          <w:rFonts w:ascii="Garamond" w:hAnsi="Garamond"/>
          <w:sz w:val="24"/>
          <w:szCs w:val="24"/>
        </w:rPr>
      </w:pPr>
    </w:p>
    <w:p w14:paraId="3A65CB54" w14:textId="27E7FC22" w:rsidR="00D4417A" w:rsidRPr="00EB5C21" w:rsidRDefault="00D4417A" w:rsidP="00EB5C21">
      <w:pPr>
        <w:pStyle w:val="Paragraphedeliste"/>
        <w:numPr>
          <w:ilvl w:val="0"/>
          <w:numId w:val="2"/>
        </w:numPr>
        <w:spacing w:line="360" w:lineRule="auto"/>
        <w:jc w:val="center"/>
        <w:rPr>
          <w:rFonts w:ascii="Garamond" w:hAnsi="Garamond"/>
          <w:b/>
          <w:bCs/>
          <w:sz w:val="24"/>
          <w:szCs w:val="24"/>
        </w:rPr>
      </w:pPr>
      <w:r w:rsidRPr="00EB5C21">
        <w:rPr>
          <w:rFonts w:ascii="Garamond" w:hAnsi="Garamond"/>
          <w:b/>
          <w:bCs/>
          <w:sz w:val="24"/>
          <w:szCs w:val="24"/>
        </w:rPr>
        <w:t xml:space="preserve">TYPE D’ACTIVITE </w:t>
      </w:r>
      <w:del w:id="192" w:author="Dr KROA" w:date="2024-08-10T10:31:00Z">
        <w:r w:rsidRPr="00EB5C21" w:rsidDel="00016AE5">
          <w:rPr>
            <w:rFonts w:ascii="Garamond" w:hAnsi="Garamond"/>
            <w:b/>
            <w:bCs/>
            <w:sz w:val="24"/>
            <w:szCs w:val="24"/>
          </w:rPr>
          <w:delText>EXERCER</w:delText>
        </w:r>
      </w:del>
    </w:p>
    <w:p w14:paraId="6E361AF9" w14:textId="3170562D" w:rsidR="00D4417A" w:rsidRPr="00EB5C21" w:rsidRDefault="00D4417A" w:rsidP="00EB5C21">
      <w:pPr>
        <w:pStyle w:val="Paragraphedeliste"/>
        <w:numPr>
          <w:ilvl w:val="1"/>
          <w:numId w:val="4"/>
        </w:numPr>
        <w:spacing w:line="360" w:lineRule="auto"/>
        <w:ind w:left="709" w:hanging="283"/>
        <w:rPr>
          <w:rFonts w:ascii="Garamond" w:hAnsi="Garamond"/>
          <w:sz w:val="24"/>
          <w:szCs w:val="24"/>
          <w:u w:val="single"/>
        </w:rPr>
      </w:pPr>
      <w:del w:id="193" w:author="Dr KROA" w:date="2024-08-10T10:31:00Z">
        <w:r w:rsidRPr="00EB5C21" w:rsidDel="00016AE5">
          <w:rPr>
            <w:rFonts w:ascii="Garamond" w:hAnsi="Garamond"/>
            <w:sz w:val="24"/>
            <w:szCs w:val="24"/>
            <w:u w:val="single"/>
          </w:rPr>
          <w:delText>Analyses</w:delText>
        </w:r>
      </w:del>
    </w:p>
    <w:tbl>
      <w:tblPr>
        <w:tblW w:w="0" w:type="auto"/>
        <w:tblInd w:w="1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07"/>
        <w:gridCol w:w="1670"/>
      </w:tblGrid>
      <w:tr w:rsidR="00D4417A" w:rsidRPr="00EB5C21" w14:paraId="506A6836" w14:textId="77777777" w:rsidTr="002760A3">
        <w:trPr>
          <w:gridBefore w:val="1"/>
          <w:wBefore w:w="5507" w:type="dxa"/>
          <w:trHeight w:val="311"/>
        </w:trPr>
        <w:tc>
          <w:tcPr>
            <w:tcW w:w="1670" w:type="dxa"/>
          </w:tcPr>
          <w:p w14:paraId="2CB5AAE9" w14:textId="68BF0A98" w:rsidR="00D4417A" w:rsidRPr="00EB5C21" w:rsidRDefault="00D4417A" w:rsidP="00EB5C21">
            <w:pPr>
              <w:tabs>
                <w:tab w:val="left" w:pos="284"/>
              </w:tabs>
              <w:spacing w:after="0" w:line="360" w:lineRule="auto"/>
              <w:jc w:val="center"/>
              <w:rPr>
                <w:rFonts w:ascii="Garamond" w:hAnsi="Garamond"/>
                <w:sz w:val="24"/>
                <w:szCs w:val="24"/>
              </w:rPr>
            </w:pPr>
            <w:del w:id="194" w:author="Dr KROA" w:date="2024-08-10T10:31:00Z">
              <w:r w:rsidRPr="00EB5C21" w:rsidDel="00016AE5">
                <w:rPr>
                  <w:rFonts w:ascii="Garamond" w:hAnsi="Garamond"/>
                  <w:sz w:val="24"/>
                  <w:szCs w:val="24"/>
                </w:rPr>
                <w:delText>Total</w:delText>
              </w:r>
            </w:del>
          </w:p>
        </w:tc>
      </w:tr>
      <w:tr w:rsidR="00D4417A" w:rsidRPr="00EB5C21" w14:paraId="15182A1B" w14:textId="77777777" w:rsidTr="002760A3">
        <w:trPr>
          <w:trHeight w:val="56"/>
        </w:trPr>
        <w:tc>
          <w:tcPr>
            <w:tcW w:w="5507" w:type="dxa"/>
            <w:vAlign w:val="center"/>
          </w:tcPr>
          <w:p w14:paraId="1D2CC8F8"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lastRenderedPageBreak/>
              <w:t>1. Mécanique</w:t>
            </w:r>
          </w:p>
        </w:tc>
        <w:tc>
          <w:tcPr>
            <w:tcW w:w="1670" w:type="dxa"/>
            <w:vAlign w:val="center"/>
          </w:tcPr>
          <w:p w14:paraId="5A269467"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401</w:t>
            </w:r>
          </w:p>
        </w:tc>
      </w:tr>
      <w:tr w:rsidR="00D4417A" w:rsidRPr="00EB5C21" w14:paraId="052BABF5" w14:textId="77777777" w:rsidTr="002760A3">
        <w:trPr>
          <w:trHeight w:val="117"/>
        </w:trPr>
        <w:tc>
          <w:tcPr>
            <w:tcW w:w="5507" w:type="dxa"/>
            <w:vAlign w:val="center"/>
          </w:tcPr>
          <w:p w14:paraId="5B141CDB"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2. Menuiserie/Charpenterie</w:t>
            </w:r>
          </w:p>
        </w:tc>
        <w:tc>
          <w:tcPr>
            <w:tcW w:w="1670" w:type="dxa"/>
            <w:vAlign w:val="center"/>
          </w:tcPr>
          <w:p w14:paraId="2DA3EF9A"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397</w:t>
            </w:r>
          </w:p>
        </w:tc>
      </w:tr>
      <w:tr w:rsidR="00D4417A" w:rsidRPr="00EB5C21" w14:paraId="5B70EF3B" w14:textId="77777777" w:rsidTr="002760A3">
        <w:trPr>
          <w:trHeight w:val="94"/>
        </w:trPr>
        <w:tc>
          <w:tcPr>
            <w:tcW w:w="5507" w:type="dxa"/>
            <w:vAlign w:val="center"/>
          </w:tcPr>
          <w:p w14:paraId="777094A4"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3. Maçonnerie</w:t>
            </w:r>
          </w:p>
        </w:tc>
        <w:tc>
          <w:tcPr>
            <w:tcW w:w="1670" w:type="dxa"/>
            <w:vAlign w:val="center"/>
          </w:tcPr>
          <w:p w14:paraId="35035216"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170</w:t>
            </w:r>
          </w:p>
        </w:tc>
      </w:tr>
      <w:tr w:rsidR="00D4417A" w:rsidRPr="00EB5C21" w14:paraId="68ECD123" w14:textId="77777777" w:rsidTr="002760A3">
        <w:trPr>
          <w:trHeight w:val="83"/>
        </w:trPr>
        <w:tc>
          <w:tcPr>
            <w:tcW w:w="5507" w:type="dxa"/>
            <w:vAlign w:val="center"/>
          </w:tcPr>
          <w:p w14:paraId="16969117"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4. Spécialiste en froid</w:t>
            </w:r>
          </w:p>
        </w:tc>
        <w:tc>
          <w:tcPr>
            <w:tcW w:w="1670" w:type="dxa"/>
            <w:vAlign w:val="center"/>
          </w:tcPr>
          <w:p w14:paraId="2948CCFD"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86</w:t>
            </w:r>
          </w:p>
        </w:tc>
      </w:tr>
      <w:tr w:rsidR="00D4417A" w:rsidRPr="00EB5C21" w14:paraId="59BA82CF" w14:textId="77777777" w:rsidTr="002760A3">
        <w:trPr>
          <w:trHeight w:val="276"/>
        </w:trPr>
        <w:tc>
          <w:tcPr>
            <w:tcW w:w="5507" w:type="dxa"/>
            <w:vAlign w:val="center"/>
          </w:tcPr>
          <w:p w14:paraId="602013A4"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5. Couture</w:t>
            </w:r>
          </w:p>
        </w:tc>
        <w:tc>
          <w:tcPr>
            <w:tcW w:w="1670" w:type="dxa"/>
            <w:vAlign w:val="center"/>
          </w:tcPr>
          <w:p w14:paraId="499E51F2"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621</w:t>
            </w:r>
          </w:p>
        </w:tc>
      </w:tr>
      <w:tr w:rsidR="00D4417A" w:rsidRPr="00EB5C21" w14:paraId="5EB283E0" w14:textId="77777777" w:rsidTr="002760A3">
        <w:trPr>
          <w:trHeight w:val="56"/>
        </w:trPr>
        <w:tc>
          <w:tcPr>
            <w:tcW w:w="5507" w:type="dxa"/>
            <w:vAlign w:val="center"/>
          </w:tcPr>
          <w:p w14:paraId="63392D7E"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6. Tapisserie</w:t>
            </w:r>
          </w:p>
        </w:tc>
        <w:tc>
          <w:tcPr>
            <w:tcW w:w="1670" w:type="dxa"/>
            <w:vAlign w:val="center"/>
          </w:tcPr>
          <w:p w14:paraId="23932300"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141</w:t>
            </w:r>
          </w:p>
        </w:tc>
      </w:tr>
      <w:tr w:rsidR="00D4417A" w:rsidRPr="00EB5C21" w14:paraId="6B74D4B8" w14:textId="77777777" w:rsidTr="002760A3">
        <w:trPr>
          <w:trHeight w:val="56"/>
        </w:trPr>
        <w:tc>
          <w:tcPr>
            <w:tcW w:w="5507" w:type="dxa"/>
            <w:vAlign w:val="center"/>
          </w:tcPr>
          <w:p w14:paraId="017A1028"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7. Coiffure</w:t>
            </w:r>
          </w:p>
        </w:tc>
        <w:tc>
          <w:tcPr>
            <w:tcW w:w="1670" w:type="dxa"/>
            <w:vAlign w:val="center"/>
          </w:tcPr>
          <w:p w14:paraId="42CA7199"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660</w:t>
            </w:r>
          </w:p>
        </w:tc>
      </w:tr>
      <w:tr w:rsidR="00D4417A" w:rsidRPr="00EB5C21" w14:paraId="4FB72BBD" w14:textId="77777777" w:rsidTr="002760A3">
        <w:trPr>
          <w:trHeight w:val="56"/>
        </w:trPr>
        <w:tc>
          <w:tcPr>
            <w:tcW w:w="5507" w:type="dxa"/>
            <w:vAlign w:val="center"/>
          </w:tcPr>
          <w:p w14:paraId="7C118FD9"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8. Bijouterie</w:t>
            </w:r>
          </w:p>
        </w:tc>
        <w:tc>
          <w:tcPr>
            <w:tcW w:w="1670" w:type="dxa"/>
            <w:vAlign w:val="center"/>
          </w:tcPr>
          <w:p w14:paraId="48C88585"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106</w:t>
            </w:r>
          </w:p>
        </w:tc>
      </w:tr>
      <w:tr w:rsidR="00D4417A" w:rsidRPr="00EB5C21" w14:paraId="3E4DABAB" w14:textId="77777777" w:rsidTr="002760A3">
        <w:trPr>
          <w:trHeight w:val="56"/>
        </w:trPr>
        <w:tc>
          <w:tcPr>
            <w:tcW w:w="5507" w:type="dxa"/>
            <w:vAlign w:val="center"/>
          </w:tcPr>
          <w:p w14:paraId="4115C521"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9. Electronique (réparateur TV, portable, etc…)</w:t>
            </w:r>
          </w:p>
        </w:tc>
        <w:tc>
          <w:tcPr>
            <w:tcW w:w="1670" w:type="dxa"/>
            <w:vAlign w:val="center"/>
          </w:tcPr>
          <w:p w14:paraId="7B386A29"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300</w:t>
            </w:r>
          </w:p>
        </w:tc>
      </w:tr>
      <w:tr w:rsidR="00D4417A" w:rsidRPr="00EB5C21" w14:paraId="67072375" w14:textId="77777777" w:rsidTr="002760A3">
        <w:trPr>
          <w:trHeight w:val="56"/>
        </w:trPr>
        <w:tc>
          <w:tcPr>
            <w:tcW w:w="5507" w:type="dxa"/>
            <w:vAlign w:val="center"/>
          </w:tcPr>
          <w:p w14:paraId="44BF93DD"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10. Briqueterie</w:t>
            </w:r>
          </w:p>
        </w:tc>
        <w:tc>
          <w:tcPr>
            <w:tcW w:w="1670" w:type="dxa"/>
            <w:vAlign w:val="center"/>
          </w:tcPr>
          <w:p w14:paraId="04986FD6"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34</w:t>
            </w:r>
          </w:p>
        </w:tc>
      </w:tr>
      <w:tr w:rsidR="00D4417A" w:rsidRPr="00EB5C21" w14:paraId="691B731B" w14:textId="77777777" w:rsidTr="002760A3">
        <w:trPr>
          <w:trHeight w:val="56"/>
        </w:trPr>
        <w:tc>
          <w:tcPr>
            <w:tcW w:w="5507" w:type="dxa"/>
            <w:vAlign w:val="center"/>
          </w:tcPr>
          <w:p w14:paraId="17E81A9F"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11. Boucherie</w:t>
            </w:r>
          </w:p>
        </w:tc>
        <w:tc>
          <w:tcPr>
            <w:tcW w:w="1670" w:type="dxa"/>
            <w:vAlign w:val="center"/>
          </w:tcPr>
          <w:p w14:paraId="3E51F471"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65</w:t>
            </w:r>
          </w:p>
        </w:tc>
      </w:tr>
      <w:tr w:rsidR="00D4417A" w:rsidRPr="00EB5C21" w14:paraId="52727CE2" w14:textId="77777777" w:rsidTr="002760A3">
        <w:trPr>
          <w:trHeight w:val="56"/>
        </w:trPr>
        <w:tc>
          <w:tcPr>
            <w:tcW w:w="5507" w:type="dxa"/>
            <w:vAlign w:val="center"/>
          </w:tcPr>
          <w:p w14:paraId="5D1BCDC4"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12. Vente de marchandises</w:t>
            </w:r>
          </w:p>
        </w:tc>
        <w:tc>
          <w:tcPr>
            <w:tcW w:w="1670" w:type="dxa"/>
            <w:vAlign w:val="center"/>
          </w:tcPr>
          <w:p w14:paraId="0EB1B4D1"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476</w:t>
            </w:r>
          </w:p>
        </w:tc>
      </w:tr>
      <w:tr w:rsidR="00D4417A" w:rsidRPr="00EB5C21" w14:paraId="62283754" w14:textId="77777777" w:rsidTr="002760A3">
        <w:trPr>
          <w:trHeight w:val="56"/>
        </w:trPr>
        <w:tc>
          <w:tcPr>
            <w:tcW w:w="5507" w:type="dxa"/>
            <w:vAlign w:val="center"/>
          </w:tcPr>
          <w:p w14:paraId="0D2DC478"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13. Agroalimentaire, alimentation, restauration</w:t>
            </w:r>
          </w:p>
        </w:tc>
        <w:tc>
          <w:tcPr>
            <w:tcW w:w="1670" w:type="dxa"/>
            <w:vAlign w:val="center"/>
          </w:tcPr>
          <w:p w14:paraId="2FD6E552"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305</w:t>
            </w:r>
          </w:p>
        </w:tc>
      </w:tr>
      <w:tr w:rsidR="00D4417A" w:rsidRPr="00EB5C21" w14:paraId="06392B78" w14:textId="77777777" w:rsidTr="002760A3">
        <w:trPr>
          <w:trHeight w:val="56"/>
        </w:trPr>
        <w:tc>
          <w:tcPr>
            <w:tcW w:w="5507" w:type="dxa"/>
            <w:vAlign w:val="center"/>
          </w:tcPr>
          <w:p w14:paraId="3BDF88BA"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14. Vitrerie</w:t>
            </w:r>
          </w:p>
        </w:tc>
        <w:tc>
          <w:tcPr>
            <w:tcW w:w="1670" w:type="dxa"/>
            <w:vAlign w:val="center"/>
          </w:tcPr>
          <w:p w14:paraId="098D210A"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107</w:t>
            </w:r>
          </w:p>
        </w:tc>
      </w:tr>
      <w:tr w:rsidR="00D4417A" w:rsidRPr="00EB5C21" w14:paraId="4D799F93" w14:textId="77777777" w:rsidTr="002760A3">
        <w:trPr>
          <w:trHeight w:val="56"/>
        </w:trPr>
        <w:tc>
          <w:tcPr>
            <w:tcW w:w="5507" w:type="dxa"/>
            <w:vAlign w:val="center"/>
          </w:tcPr>
          <w:p w14:paraId="5A453BDC"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15. Hygiène et soins corporels</w:t>
            </w:r>
          </w:p>
        </w:tc>
        <w:tc>
          <w:tcPr>
            <w:tcW w:w="1670" w:type="dxa"/>
            <w:vAlign w:val="center"/>
          </w:tcPr>
          <w:p w14:paraId="2D1659A3"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134</w:t>
            </w:r>
          </w:p>
        </w:tc>
      </w:tr>
      <w:tr w:rsidR="00D4417A" w:rsidRPr="00EB5C21" w14:paraId="3E04F167" w14:textId="77777777" w:rsidTr="002760A3">
        <w:trPr>
          <w:trHeight w:val="56"/>
        </w:trPr>
        <w:tc>
          <w:tcPr>
            <w:tcW w:w="5507" w:type="dxa"/>
            <w:vAlign w:val="center"/>
          </w:tcPr>
          <w:p w14:paraId="4DEBB0AE"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16. Audiovisuel et communication</w:t>
            </w:r>
          </w:p>
        </w:tc>
        <w:tc>
          <w:tcPr>
            <w:tcW w:w="1670" w:type="dxa"/>
            <w:vAlign w:val="center"/>
          </w:tcPr>
          <w:p w14:paraId="65E5DABA"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100</w:t>
            </w:r>
          </w:p>
        </w:tc>
      </w:tr>
      <w:tr w:rsidR="00D4417A" w:rsidRPr="00EB5C21" w14:paraId="5F93ECDF" w14:textId="77777777" w:rsidTr="002760A3">
        <w:trPr>
          <w:trHeight w:val="56"/>
        </w:trPr>
        <w:tc>
          <w:tcPr>
            <w:tcW w:w="5507" w:type="dxa"/>
            <w:vAlign w:val="center"/>
          </w:tcPr>
          <w:p w14:paraId="5EADE278"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17. Transport</w:t>
            </w:r>
          </w:p>
        </w:tc>
        <w:tc>
          <w:tcPr>
            <w:tcW w:w="1670" w:type="dxa"/>
            <w:vAlign w:val="center"/>
          </w:tcPr>
          <w:p w14:paraId="4FD5FE91"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89</w:t>
            </w:r>
          </w:p>
        </w:tc>
      </w:tr>
      <w:tr w:rsidR="00D4417A" w:rsidRPr="00EB5C21" w14:paraId="299C61DC" w14:textId="77777777" w:rsidTr="002760A3">
        <w:trPr>
          <w:trHeight w:val="56"/>
        </w:trPr>
        <w:tc>
          <w:tcPr>
            <w:tcW w:w="5507" w:type="dxa"/>
            <w:vAlign w:val="center"/>
          </w:tcPr>
          <w:p w14:paraId="48F30BF1"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18. Artisanat d’art et de décoration</w:t>
            </w:r>
          </w:p>
        </w:tc>
        <w:tc>
          <w:tcPr>
            <w:tcW w:w="1670" w:type="dxa"/>
            <w:vAlign w:val="center"/>
          </w:tcPr>
          <w:p w14:paraId="2F1DE9BA"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143</w:t>
            </w:r>
          </w:p>
        </w:tc>
      </w:tr>
      <w:tr w:rsidR="00D4417A" w:rsidRPr="00EB5C21" w14:paraId="243E850E" w14:textId="77777777" w:rsidTr="002760A3">
        <w:trPr>
          <w:trHeight w:val="56"/>
        </w:trPr>
        <w:tc>
          <w:tcPr>
            <w:tcW w:w="5507" w:type="dxa"/>
            <w:vAlign w:val="center"/>
          </w:tcPr>
          <w:p w14:paraId="6F62EDDD" w14:textId="77777777" w:rsidR="00D4417A" w:rsidRPr="00EB5C21" w:rsidRDefault="00D4417A" w:rsidP="00EB5C21">
            <w:pPr>
              <w:tabs>
                <w:tab w:val="left" w:pos="284"/>
              </w:tabs>
              <w:spacing w:after="0" w:line="360" w:lineRule="auto"/>
              <w:rPr>
                <w:rFonts w:ascii="Garamond" w:hAnsi="Garamond"/>
                <w:sz w:val="24"/>
                <w:szCs w:val="24"/>
              </w:rPr>
            </w:pPr>
            <w:r w:rsidRPr="00EB5C21">
              <w:rPr>
                <w:rFonts w:ascii="Garamond" w:hAnsi="Garamond"/>
                <w:sz w:val="24"/>
                <w:szCs w:val="24"/>
              </w:rPr>
              <w:t>19. Autres (Préciser)</w:t>
            </w:r>
          </w:p>
        </w:tc>
        <w:tc>
          <w:tcPr>
            <w:tcW w:w="1670" w:type="dxa"/>
            <w:vAlign w:val="center"/>
          </w:tcPr>
          <w:p w14:paraId="414C3949" w14:textId="77777777" w:rsidR="00D4417A" w:rsidRPr="00EB5C21" w:rsidRDefault="00D4417A" w:rsidP="00EB5C21">
            <w:pPr>
              <w:tabs>
                <w:tab w:val="left" w:pos="284"/>
              </w:tabs>
              <w:spacing w:after="0" w:line="360" w:lineRule="auto"/>
              <w:jc w:val="center"/>
              <w:rPr>
                <w:rFonts w:ascii="Garamond" w:hAnsi="Garamond"/>
                <w:sz w:val="24"/>
                <w:szCs w:val="24"/>
              </w:rPr>
            </w:pPr>
            <w:r w:rsidRPr="00EB5C21">
              <w:rPr>
                <w:rFonts w:ascii="Garamond" w:hAnsi="Garamond"/>
                <w:sz w:val="24"/>
                <w:szCs w:val="24"/>
              </w:rPr>
              <w:t>1159</w:t>
            </w:r>
          </w:p>
        </w:tc>
      </w:tr>
    </w:tbl>
    <w:p w14:paraId="0D833445" w14:textId="77777777" w:rsidR="00D4417A" w:rsidRPr="00EB5C21" w:rsidRDefault="00D4417A" w:rsidP="00EB5C21">
      <w:pPr>
        <w:tabs>
          <w:tab w:val="left" w:pos="284"/>
        </w:tabs>
        <w:spacing w:line="360" w:lineRule="auto"/>
        <w:ind w:left="1080"/>
        <w:rPr>
          <w:rFonts w:ascii="Garamond" w:hAnsi="Garamond"/>
          <w:sz w:val="24"/>
          <w:szCs w:val="24"/>
          <w:u w:val="single"/>
        </w:rPr>
      </w:pPr>
    </w:p>
    <w:p w14:paraId="7D78E7CC" w14:textId="77777777" w:rsidR="00D4417A" w:rsidRPr="00EB5C21" w:rsidRDefault="00D4417A" w:rsidP="00EB5C21">
      <w:pPr>
        <w:tabs>
          <w:tab w:val="left" w:pos="284"/>
        </w:tabs>
        <w:spacing w:line="360" w:lineRule="auto"/>
        <w:ind w:left="1080"/>
        <w:rPr>
          <w:rFonts w:ascii="Garamond" w:hAnsi="Garamond"/>
          <w:sz w:val="24"/>
          <w:szCs w:val="24"/>
          <w:u w:val="single"/>
        </w:rPr>
      </w:pPr>
      <w:r w:rsidRPr="00EB5C21">
        <w:rPr>
          <w:rFonts w:ascii="Garamond" w:hAnsi="Garamond"/>
          <w:noProof/>
          <w:sz w:val="24"/>
          <w:szCs w:val="24"/>
          <w:u w:val="single"/>
          <w:lang w:eastAsia="fr-FR"/>
        </w:rPr>
        <w:lastRenderedPageBreak/>
        <w:drawing>
          <wp:inline distT="0" distB="0" distL="0" distR="0" wp14:anchorId="7FA5A77D" wp14:editId="0A60E22A">
            <wp:extent cx="5486400" cy="3745383"/>
            <wp:effectExtent l="0" t="0" r="0" b="762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6167CF" w14:textId="4A7CF941" w:rsidR="00D4417A" w:rsidRPr="00EB5C21" w:rsidRDefault="00D4417A" w:rsidP="00EB5C21">
      <w:pPr>
        <w:pStyle w:val="Paragraphedeliste"/>
        <w:numPr>
          <w:ilvl w:val="1"/>
          <w:numId w:val="4"/>
        </w:numPr>
        <w:spacing w:line="360" w:lineRule="auto"/>
        <w:ind w:left="709" w:hanging="425"/>
        <w:rPr>
          <w:rFonts w:ascii="Garamond" w:hAnsi="Garamond"/>
          <w:sz w:val="24"/>
          <w:szCs w:val="24"/>
          <w:u w:val="single"/>
        </w:rPr>
      </w:pPr>
      <w:del w:id="195" w:author="Dr KROA" w:date="2024-08-10T10:43:00Z">
        <w:r w:rsidRPr="00EB5C21" w:rsidDel="00F91863">
          <w:rPr>
            <w:rFonts w:ascii="Garamond" w:hAnsi="Garamond"/>
            <w:sz w:val="24"/>
            <w:szCs w:val="24"/>
            <w:u w:val="single"/>
          </w:rPr>
          <w:delText>Interprétations :</w:delText>
        </w:r>
        <w:r w:rsidRPr="00EB5C21" w:rsidDel="00F91863">
          <w:rPr>
            <w:rFonts w:ascii="Garamond" w:hAnsi="Garamond"/>
            <w:sz w:val="24"/>
            <w:szCs w:val="24"/>
          </w:rPr>
          <w:delText xml:space="preserve"> </w:delText>
        </w:r>
      </w:del>
      <w:r w:rsidRPr="00EB5C21">
        <w:rPr>
          <w:rFonts w:ascii="Garamond" w:hAnsi="Garamond"/>
          <w:sz w:val="24"/>
          <w:szCs w:val="24"/>
        </w:rPr>
        <w:t>Les artisans exercent</w:t>
      </w:r>
      <w:ins w:id="196" w:author="Dr KROA" w:date="2024-08-10T10:44:00Z">
        <w:r w:rsidR="00F91863">
          <w:rPr>
            <w:rFonts w:ascii="Garamond" w:hAnsi="Garamond"/>
            <w:sz w:val="24"/>
            <w:szCs w:val="24"/>
          </w:rPr>
          <w:t xml:space="preserve"> d</w:t>
        </w:r>
      </w:ins>
      <w:ins w:id="197" w:author="Dr KROA" w:date="2024-08-10T10:45:00Z">
        <w:r w:rsidR="00F91863">
          <w:rPr>
            <w:rFonts w:ascii="Garamond" w:hAnsi="Garamond"/>
            <w:sz w:val="24"/>
            <w:szCs w:val="24"/>
          </w:rPr>
          <w:t>ans divers types d’activités</w:t>
        </w:r>
      </w:ins>
      <w:r w:rsidRPr="00EB5C21">
        <w:rPr>
          <w:rFonts w:ascii="Garamond" w:hAnsi="Garamond"/>
          <w:sz w:val="24"/>
          <w:szCs w:val="24"/>
        </w:rPr>
        <w:t xml:space="preserve"> </w:t>
      </w:r>
      <w:del w:id="198" w:author="Dr KROA" w:date="2024-08-10T10:45:00Z">
        <w:r w:rsidRPr="00EB5C21" w:rsidDel="00F91863">
          <w:rPr>
            <w:rFonts w:ascii="Garamond" w:hAnsi="Garamond"/>
            <w:sz w:val="24"/>
            <w:szCs w:val="24"/>
          </w:rPr>
          <w:delText xml:space="preserve">principalement dans les catégories "Autres" (21%), </w:delText>
        </w:r>
      </w:del>
      <w:r w:rsidRPr="00EB5C21">
        <w:rPr>
          <w:rFonts w:ascii="Garamond" w:hAnsi="Garamond"/>
          <w:sz w:val="24"/>
          <w:szCs w:val="24"/>
        </w:rPr>
        <w:t>coiffure (12,01%), couture (11,30%), vente de marchandises (8,66%), mécanique (7,30%), menuiserie/charpenterie (7,23%), agroalimentaire/restauration (5,55%), électronique (5,46%), maçonnerie (3,09%), artisanat d'art (2,60%), tapisserie (2,57%), hygiène et soins corporels (2,44%), vitrerie (1,95%), bijouterie (1,93%), audiovisuel/communication (1,82%), transport (1,62%), spécialiste en froid (1,57%), boucherie (1,18%), et briqueterie (0,62%).</w:t>
      </w:r>
      <w:ins w:id="199" w:author="Dr KROA" w:date="2024-08-10T10:45:00Z">
        <w:r w:rsidR="00F91863" w:rsidRPr="00F91863">
          <w:rPr>
            <w:rFonts w:ascii="Garamond" w:hAnsi="Garamond"/>
            <w:sz w:val="24"/>
            <w:szCs w:val="24"/>
          </w:rPr>
          <w:t xml:space="preserve"> </w:t>
        </w:r>
        <w:r w:rsidR="00F91863">
          <w:rPr>
            <w:rFonts w:ascii="Garamond" w:hAnsi="Garamond"/>
            <w:sz w:val="24"/>
            <w:szCs w:val="24"/>
          </w:rPr>
          <w:t xml:space="preserve">Par ailleurs une frange importante </w:t>
        </w:r>
      </w:ins>
      <w:ins w:id="200" w:author="Dr KROA" w:date="2024-08-10T10:46:00Z">
        <w:r w:rsidR="00F91863" w:rsidRPr="00EB5C21">
          <w:rPr>
            <w:rFonts w:ascii="Garamond" w:hAnsi="Garamond"/>
            <w:sz w:val="24"/>
            <w:szCs w:val="24"/>
          </w:rPr>
          <w:t>" (21%)</w:t>
        </w:r>
      </w:ins>
      <w:ins w:id="201" w:author="Dr KROA" w:date="2024-08-10T10:47:00Z">
        <w:r w:rsidR="00F91863">
          <w:rPr>
            <w:rFonts w:ascii="Garamond" w:hAnsi="Garamond"/>
            <w:sz w:val="24"/>
            <w:szCs w:val="24"/>
          </w:rPr>
          <w:t xml:space="preserve"> </w:t>
        </w:r>
      </w:ins>
      <w:ins w:id="202" w:author="Dr KROA" w:date="2024-08-10T10:46:00Z">
        <w:r w:rsidR="00F91863">
          <w:rPr>
            <w:rFonts w:ascii="Garamond" w:hAnsi="Garamond"/>
            <w:sz w:val="24"/>
            <w:szCs w:val="24"/>
          </w:rPr>
          <w:t xml:space="preserve">de </w:t>
        </w:r>
      </w:ins>
      <w:ins w:id="203" w:author="Dr KROA" w:date="2024-08-10T10:47:00Z">
        <w:r w:rsidR="00F91863">
          <w:rPr>
            <w:rFonts w:ascii="Garamond" w:hAnsi="Garamond"/>
            <w:sz w:val="24"/>
            <w:szCs w:val="24"/>
          </w:rPr>
          <w:t>métier</w:t>
        </w:r>
      </w:ins>
      <w:ins w:id="204" w:author="Dr KROA" w:date="2024-08-10T10:46:00Z">
        <w:r w:rsidR="00F91863">
          <w:rPr>
            <w:rFonts w:ascii="Garamond" w:hAnsi="Garamond"/>
            <w:sz w:val="24"/>
            <w:szCs w:val="24"/>
          </w:rPr>
          <w:t xml:space="preserve"> d’artisans placée dans la catégorie </w:t>
        </w:r>
      </w:ins>
      <w:ins w:id="205" w:author="Dr KROA" w:date="2024-08-10T10:47:00Z">
        <w:r w:rsidR="00F91863">
          <w:rPr>
            <w:rFonts w:ascii="Garamond" w:hAnsi="Garamond"/>
            <w:sz w:val="24"/>
            <w:szCs w:val="24"/>
          </w:rPr>
          <w:t>« </w:t>
        </w:r>
      </w:ins>
      <w:ins w:id="206" w:author="Dr KROA" w:date="2024-08-10T10:46:00Z">
        <w:r w:rsidR="00F91863">
          <w:rPr>
            <w:rFonts w:ascii="Garamond" w:hAnsi="Garamond"/>
            <w:sz w:val="24"/>
            <w:szCs w:val="24"/>
          </w:rPr>
          <w:t>autre</w:t>
        </w:r>
      </w:ins>
      <w:ins w:id="207" w:author="Dr KROA" w:date="2024-08-10T10:47:00Z">
        <w:r w:rsidR="00F91863">
          <w:rPr>
            <w:rFonts w:ascii="Garamond" w:hAnsi="Garamond"/>
            <w:sz w:val="24"/>
            <w:szCs w:val="24"/>
          </w:rPr>
          <w:t> »</w:t>
        </w:r>
      </w:ins>
      <w:ins w:id="208" w:author="Dr KROA" w:date="2024-08-10T10:46:00Z">
        <w:r w:rsidR="00F91863">
          <w:rPr>
            <w:rFonts w:ascii="Garamond" w:hAnsi="Garamond"/>
            <w:sz w:val="24"/>
            <w:szCs w:val="24"/>
          </w:rPr>
          <w:t xml:space="preserve"> n’a pas été définie. </w:t>
        </w:r>
      </w:ins>
    </w:p>
    <w:p w14:paraId="0DD83CDB" w14:textId="77777777" w:rsidR="00D4417A" w:rsidRPr="00EB5C21" w:rsidRDefault="00D4417A" w:rsidP="00EB5C21">
      <w:pPr>
        <w:spacing w:line="360" w:lineRule="auto"/>
        <w:jc w:val="center"/>
        <w:rPr>
          <w:rFonts w:ascii="Garamond" w:hAnsi="Garamond"/>
          <w:sz w:val="24"/>
          <w:szCs w:val="24"/>
        </w:rPr>
      </w:pPr>
    </w:p>
    <w:p w14:paraId="3BA34A11" w14:textId="77777777" w:rsidR="00D4417A" w:rsidRPr="00EB5C21" w:rsidRDefault="00D4417A" w:rsidP="00EB5C21">
      <w:pPr>
        <w:pStyle w:val="Paragraphedeliste"/>
        <w:numPr>
          <w:ilvl w:val="0"/>
          <w:numId w:val="2"/>
        </w:numPr>
        <w:spacing w:line="360" w:lineRule="auto"/>
        <w:jc w:val="center"/>
        <w:rPr>
          <w:rFonts w:ascii="Garamond" w:hAnsi="Garamond"/>
          <w:b/>
          <w:bCs/>
          <w:sz w:val="24"/>
          <w:szCs w:val="24"/>
        </w:rPr>
      </w:pPr>
      <w:r w:rsidRPr="00EB5C21">
        <w:rPr>
          <w:rFonts w:ascii="Garamond" w:hAnsi="Garamond"/>
          <w:b/>
          <w:bCs/>
          <w:sz w:val="24"/>
          <w:szCs w:val="24"/>
        </w:rPr>
        <w:t>TRANCHE D’AGE</w:t>
      </w:r>
    </w:p>
    <w:p w14:paraId="025D43F9" w14:textId="0922B0A4" w:rsidR="00D4417A" w:rsidRPr="00EB5C21" w:rsidRDefault="00D4417A" w:rsidP="00EB5C21">
      <w:pPr>
        <w:pStyle w:val="Paragraphedeliste"/>
        <w:numPr>
          <w:ilvl w:val="0"/>
          <w:numId w:val="5"/>
        </w:numPr>
        <w:spacing w:line="360" w:lineRule="auto"/>
        <w:rPr>
          <w:rFonts w:ascii="Garamond" w:hAnsi="Garamond"/>
          <w:sz w:val="24"/>
          <w:szCs w:val="24"/>
          <w:u w:val="single"/>
        </w:rPr>
      </w:pPr>
      <w:del w:id="209" w:author="Dr KROA" w:date="2024-08-10T10:49:00Z">
        <w:r w:rsidRPr="00EB5C21" w:rsidDel="00F91863">
          <w:rPr>
            <w:rFonts w:ascii="Garamond" w:hAnsi="Garamond"/>
            <w:sz w:val="24"/>
            <w:szCs w:val="24"/>
            <w:u w:val="single"/>
          </w:rPr>
          <w:delText>Analyses</w:delText>
        </w:r>
      </w:del>
    </w:p>
    <w:tbl>
      <w:tblPr>
        <w:tblW w:w="0" w:type="auto"/>
        <w:tblInd w:w="1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78"/>
        <w:gridCol w:w="2316"/>
      </w:tblGrid>
      <w:tr w:rsidR="00D4417A" w:rsidRPr="00EB5C21" w14:paraId="1B75EFBC" w14:textId="77777777" w:rsidTr="002760A3">
        <w:trPr>
          <w:trHeight w:val="173"/>
        </w:trPr>
        <w:tc>
          <w:tcPr>
            <w:tcW w:w="4078" w:type="dxa"/>
            <w:tcBorders>
              <w:top w:val="nil"/>
              <w:left w:val="nil"/>
            </w:tcBorders>
            <w:vAlign w:val="center"/>
          </w:tcPr>
          <w:p w14:paraId="4F055A1C" w14:textId="77777777" w:rsidR="00D4417A" w:rsidRPr="00EB5C21" w:rsidRDefault="00D4417A" w:rsidP="00EB5C21">
            <w:pPr>
              <w:spacing w:after="0" w:line="360" w:lineRule="auto"/>
              <w:jc w:val="center"/>
              <w:rPr>
                <w:rFonts w:ascii="Garamond" w:hAnsi="Garamond"/>
                <w:sz w:val="24"/>
                <w:szCs w:val="24"/>
                <w:u w:val="single"/>
              </w:rPr>
            </w:pPr>
          </w:p>
        </w:tc>
        <w:tc>
          <w:tcPr>
            <w:tcW w:w="2316" w:type="dxa"/>
            <w:vAlign w:val="center"/>
          </w:tcPr>
          <w:p w14:paraId="1B5EB5EC" w14:textId="0ED055A9" w:rsidR="00D4417A" w:rsidRPr="00EB5C21" w:rsidRDefault="00D4417A" w:rsidP="00EB5C21">
            <w:pPr>
              <w:spacing w:after="0" w:line="360" w:lineRule="auto"/>
              <w:jc w:val="center"/>
              <w:rPr>
                <w:rFonts w:ascii="Garamond" w:hAnsi="Garamond"/>
                <w:sz w:val="24"/>
                <w:szCs w:val="24"/>
              </w:rPr>
            </w:pPr>
            <w:del w:id="210" w:author="Dr KROA" w:date="2024-08-10T10:49:00Z">
              <w:r w:rsidRPr="00EB5C21" w:rsidDel="00F91863">
                <w:rPr>
                  <w:rFonts w:ascii="Garamond" w:hAnsi="Garamond"/>
                  <w:sz w:val="24"/>
                  <w:szCs w:val="24"/>
                </w:rPr>
                <w:delText>Total</w:delText>
              </w:r>
            </w:del>
          </w:p>
        </w:tc>
      </w:tr>
      <w:tr w:rsidR="00D4417A" w:rsidRPr="00EB5C21" w14:paraId="49A9F68B" w14:textId="77777777" w:rsidTr="002760A3">
        <w:trPr>
          <w:trHeight w:val="293"/>
        </w:trPr>
        <w:tc>
          <w:tcPr>
            <w:tcW w:w="4078" w:type="dxa"/>
            <w:vAlign w:val="center"/>
          </w:tcPr>
          <w:p w14:paraId="167AC056" w14:textId="77777777" w:rsidR="00D4417A" w:rsidRPr="00EB5C21" w:rsidRDefault="00D4417A" w:rsidP="00EB5C21">
            <w:pPr>
              <w:spacing w:after="0" w:line="360" w:lineRule="auto"/>
              <w:rPr>
                <w:rFonts w:ascii="Garamond" w:hAnsi="Garamond"/>
                <w:sz w:val="24"/>
                <w:szCs w:val="24"/>
              </w:rPr>
            </w:pPr>
            <w:r w:rsidRPr="00EB5C21">
              <w:rPr>
                <w:rFonts w:ascii="Garamond" w:hAnsi="Garamond"/>
                <w:sz w:val="24"/>
                <w:szCs w:val="24"/>
              </w:rPr>
              <w:t>1. Moins de 25 ans</w:t>
            </w:r>
          </w:p>
        </w:tc>
        <w:tc>
          <w:tcPr>
            <w:tcW w:w="2316" w:type="dxa"/>
            <w:vAlign w:val="center"/>
          </w:tcPr>
          <w:p w14:paraId="7E317031"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839</w:t>
            </w:r>
          </w:p>
        </w:tc>
      </w:tr>
      <w:tr w:rsidR="00D4417A" w:rsidRPr="00EB5C21" w14:paraId="1DAB0029" w14:textId="77777777" w:rsidTr="002760A3">
        <w:trPr>
          <w:trHeight w:val="282"/>
        </w:trPr>
        <w:tc>
          <w:tcPr>
            <w:tcW w:w="4078" w:type="dxa"/>
            <w:vAlign w:val="center"/>
          </w:tcPr>
          <w:p w14:paraId="18641E52" w14:textId="77777777" w:rsidR="00D4417A" w:rsidRPr="00EB5C21" w:rsidRDefault="00D4417A" w:rsidP="00EB5C21">
            <w:pPr>
              <w:spacing w:after="0" w:line="360" w:lineRule="auto"/>
              <w:rPr>
                <w:rFonts w:ascii="Garamond" w:hAnsi="Garamond"/>
                <w:sz w:val="24"/>
                <w:szCs w:val="24"/>
              </w:rPr>
            </w:pPr>
            <w:r w:rsidRPr="00EB5C21">
              <w:rPr>
                <w:rFonts w:ascii="Garamond" w:hAnsi="Garamond"/>
                <w:sz w:val="24"/>
                <w:szCs w:val="24"/>
              </w:rPr>
              <w:t>2. 25 - 35m4 ans</w:t>
            </w:r>
          </w:p>
        </w:tc>
        <w:tc>
          <w:tcPr>
            <w:tcW w:w="2316" w:type="dxa"/>
            <w:vAlign w:val="center"/>
          </w:tcPr>
          <w:p w14:paraId="53EBF1E0"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2459</w:t>
            </w:r>
          </w:p>
        </w:tc>
      </w:tr>
      <w:tr w:rsidR="00D4417A" w:rsidRPr="00EB5C21" w14:paraId="035D422C" w14:textId="77777777" w:rsidTr="002760A3">
        <w:trPr>
          <w:trHeight w:val="259"/>
        </w:trPr>
        <w:tc>
          <w:tcPr>
            <w:tcW w:w="4078" w:type="dxa"/>
            <w:vAlign w:val="center"/>
          </w:tcPr>
          <w:p w14:paraId="4431D9F2" w14:textId="77777777" w:rsidR="00D4417A" w:rsidRPr="00EB5C21" w:rsidRDefault="00D4417A" w:rsidP="00EB5C21">
            <w:pPr>
              <w:spacing w:after="0" w:line="360" w:lineRule="auto"/>
              <w:rPr>
                <w:rFonts w:ascii="Garamond" w:hAnsi="Garamond"/>
                <w:sz w:val="24"/>
                <w:szCs w:val="24"/>
              </w:rPr>
            </w:pPr>
            <w:r w:rsidRPr="00EB5C21">
              <w:rPr>
                <w:rFonts w:ascii="Garamond" w:hAnsi="Garamond"/>
                <w:sz w:val="24"/>
                <w:szCs w:val="24"/>
              </w:rPr>
              <w:t>3. 35 - 44 ans</w:t>
            </w:r>
          </w:p>
        </w:tc>
        <w:tc>
          <w:tcPr>
            <w:tcW w:w="2316" w:type="dxa"/>
            <w:vAlign w:val="center"/>
          </w:tcPr>
          <w:p w14:paraId="4782E378"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1449</w:t>
            </w:r>
          </w:p>
        </w:tc>
      </w:tr>
      <w:tr w:rsidR="00D4417A" w:rsidRPr="00EB5C21" w14:paraId="3A5C85FD" w14:textId="77777777" w:rsidTr="002760A3">
        <w:trPr>
          <w:trHeight w:val="56"/>
        </w:trPr>
        <w:tc>
          <w:tcPr>
            <w:tcW w:w="4078" w:type="dxa"/>
            <w:vAlign w:val="center"/>
          </w:tcPr>
          <w:p w14:paraId="2BC041B7" w14:textId="77777777" w:rsidR="00D4417A" w:rsidRPr="00EB5C21" w:rsidRDefault="00D4417A" w:rsidP="00EB5C21">
            <w:pPr>
              <w:spacing w:after="0" w:line="360" w:lineRule="auto"/>
              <w:rPr>
                <w:rFonts w:ascii="Garamond" w:hAnsi="Garamond"/>
                <w:sz w:val="24"/>
                <w:szCs w:val="24"/>
              </w:rPr>
            </w:pPr>
            <w:r w:rsidRPr="00EB5C21">
              <w:rPr>
                <w:rFonts w:ascii="Garamond" w:hAnsi="Garamond"/>
                <w:sz w:val="24"/>
                <w:szCs w:val="24"/>
              </w:rPr>
              <w:t>4. 44 à 55 ans</w:t>
            </w:r>
          </w:p>
        </w:tc>
        <w:tc>
          <w:tcPr>
            <w:tcW w:w="2316" w:type="dxa"/>
            <w:vAlign w:val="center"/>
          </w:tcPr>
          <w:p w14:paraId="09A5D802" w14:textId="77777777" w:rsidR="00D4417A" w:rsidRPr="00EB5C21" w:rsidRDefault="00D4417A" w:rsidP="00EB5C21">
            <w:pPr>
              <w:spacing w:after="0" w:line="360" w:lineRule="auto"/>
              <w:jc w:val="center"/>
              <w:rPr>
                <w:rFonts w:ascii="Garamond" w:hAnsi="Garamond"/>
                <w:sz w:val="24"/>
                <w:szCs w:val="24"/>
              </w:rPr>
            </w:pPr>
            <w:r w:rsidRPr="00EB5C21">
              <w:rPr>
                <w:rFonts w:ascii="Garamond" w:hAnsi="Garamond"/>
                <w:sz w:val="24"/>
                <w:szCs w:val="24"/>
              </w:rPr>
              <w:t>610</w:t>
            </w:r>
          </w:p>
        </w:tc>
      </w:tr>
      <w:tr w:rsidR="00D4417A" w:rsidRPr="00EB5C21" w14:paraId="1999D9ED" w14:textId="77777777" w:rsidTr="002760A3">
        <w:trPr>
          <w:trHeight w:val="143"/>
        </w:trPr>
        <w:tc>
          <w:tcPr>
            <w:tcW w:w="4078" w:type="dxa"/>
            <w:vAlign w:val="center"/>
          </w:tcPr>
          <w:p w14:paraId="0A8D1CC5" w14:textId="77777777" w:rsidR="00D4417A" w:rsidRPr="00EB5C21" w:rsidRDefault="00D4417A" w:rsidP="00EB5C21">
            <w:pPr>
              <w:spacing w:after="0" w:line="360" w:lineRule="auto"/>
              <w:rPr>
                <w:rFonts w:ascii="Garamond" w:hAnsi="Garamond"/>
                <w:sz w:val="24"/>
                <w:szCs w:val="24"/>
                <w:u w:val="single"/>
              </w:rPr>
            </w:pPr>
            <w:r w:rsidRPr="00EB5C21">
              <w:rPr>
                <w:rFonts w:ascii="Garamond" w:hAnsi="Garamond"/>
                <w:sz w:val="24"/>
                <w:szCs w:val="24"/>
              </w:rPr>
              <w:t>5. Plus de 55 ans</w:t>
            </w:r>
          </w:p>
        </w:tc>
        <w:tc>
          <w:tcPr>
            <w:tcW w:w="2316" w:type="dxa"/>
            <w:vAlign w:val="center"/>
          </w:tcPr>
          <w:p w14:paraId="62956D95" w14:textId="77777777" w:rsidR="00D4417A" w:rsidRPr="00EB5C21" w:rsidRDefault="00D4417A" w:rsidP="00EB5C21">
            <w:pPr>
              <w:spacing w:after="0" w:line="360" w:lineRule="auto"/>
              <w:jc w:val="center"/>
              <w:rPr>
                <w:rFonts w:ascii="Garamond" w:hAnsi="Garamond"/>
                <w:sz w:val="24"/>
                <w:szCs w:val="24"/>
                <w:u w:val="single"/>
              </w:rPr>
            </w:pPr>
            <w:r w:rsidRPr="00EB5C21">
              <w:rPr>
                <w:rFonts w:ascii="Garamond" w:hAnsi="Garamond"/>
                <w:sz w:val="24"/>
                <w:szCs w:val="24"/>
              </w:rPr>
              <w:t>146</w:t>
            </w:r>
          </w:p>
        </w:tc>
      </w:tr>
    </w:tbl>
    <w:p w14:paraId="3E4A290C" w14:textId="77777777" w:rsidR="00D4417A" w:rsidRPr="00EB5C21" w:rsidRDefault="00D4417A" w:rsidP="00EB5C21">
      <w:pPr>
        <w:spacing w:line="360" w:lineRule="auto"/>
        <w:ind w:left="360"/>
        <w:rPr>
          <w:rFonts w:ascii="Garamond" w:hAnsi="Garamond"/>
          <w:sz w:val="24"/>
          <w:szCs w:val="24"/>
          <w:u w:val="single"/>
        </w:rPr>
      </w:pPr>
      <w:r w:rsidRPr="00EB5C21">
        <w:rPr>
          <w:rFonts w:ascii="Garamond" w:hAnsi="Garamond"/>
          <w:noProof/>
          <w:sz w:val="24"/>
          <w:szCs w:val="24"/>
          <w:u w:val="single"/>
          <w:lang w:eastAsia="fr-FR"/>
        </w:rPr>
        <w:lastRenderedPageBreak/>
        <w:drawing>
          <wp:anchor distT="0" distB="0" distL="114300" distR="114300" simplePos="0" relativeHeight="251660288" behindDoc="1" locked="0" layoutInCell="1" allowOverlap="1" wp14:anchorId="48BA32F0" wp14:editId="2A41054B">
            <wp:simplePos x="0" y="0"/>
            <wp:positionH relativeFrom="margin">
              <wp:posOffset>736979</wp:posOffset>
            </wp:positionH>
            <wp:positionV relativeFrom="paragraph">
              <wp:posOffset>139871</wp:posOffset>
            </wp:positionV>
            <wp:extent cx="5035550" cy="2470150"/>
            <wp:effectExtent l="0" t="0" r="12700" b="6350"/>
            <wp:wrapTight wrapText="bothSides">
              <wp:wrapPolygon edited="0">
                <wp:start x="0" y="0"/>
                <wp:lineTo x="0" y="21489"/>
                <wp:lineTo x="21573" y="21489"/>
                <wp:lineTo x="21573" y="0"/>
                <wp:lineTo x="0" y="0"/>
              </wp:wrapPolygon>
            </wp:wrapTight>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3E1583EE" w14:textId="77777777" w:rsidR="00D4417A" w:rsidRPr="00EB5C21" w:rsidRDefault="00D4417A" w:rsidP="00EB5C21">
      <w:pPr>
        <w:spacing w:line="360" w:lineRule="auto"/>
        <w:ind w:left="360"/>
        <w:rPr>
          <w:rFonts w:ascii="Garamond" w:hAnsi="Garamond"/>
          <w:sz w:val="24"/>
          <w:szCs w:val="24"/>
          <w:u w:val="single"/>
        </w:rPr>
      </w:pPr>
    </w:p>
    <w:p w14:paraId="5A7321BE" w14:textId="77777777" w:rsidR="00D4417A" w:rsidRPr="00EB5C21" w:rsidRDefault="00D4417A" w:rsidP="00EB5C21">
      <w:pPr>
        <w:spacing w:line="360" w:lineRule="auto"/>
        <w:ind w:left="360"/>
        <w:rPr>
          <w:rFonts w:ascii="Garamond" w:hAnsi="Garamond"/>
          <w:sz w:val="24"/>
          <w:szCs w:val="24"/>
          <w:u w:val="single"/>
        </w:rPr>
      </w:pPr>
    </w:p>
    <w:p w14:paraId="0DE25F87" w14:textId="77777777" w:rsidR="00D4417A" w:rsidRPr="00EB5C21" w:rsidRDefault="00D4417A" w:rsidP="00EB5C21">
      <w:pPr>
        <w:spacing w:line="360" w:lineRule="auto"/>
        <w:ind w:left="360"/>
        <w:rPr>
          <w:rFonts w:ascii="Garamond" w:hAnsi="Garamond"/>
          <w:sz w:val="24"/>
          <w:szCs w:val="24"/>
          <w:u w:val="single"/>
        </w:rPr>
      </w:pPr>
    </w:p>
    <w:p w14:paraId="407767EE" w14:textId="77777777" w:rsidR="00D4417A" w:rsidRPr="00EB5C21" w:rsidRDefault="00D4417A" w:rsidP="00EB5C21">
      <w:pPr>
        <w:spacing w:line="360" w:lineRule="auto"/>
        <w:ind w:left="360"/>
        <w:rPr>
          <w:rFonts w:ascii="Garamond" w:hAnsi="Garamond"/>
          <w:sz w:val="24"/>
          <w:szCs w:val="24"/>
          <w:u w:val="single"/>
        </w:rPr>
      </w:pPr>
    </w:p>
    <w:p w14:paraId="3FDADD8B" w14:textId="77777777" w:rsidR="00D4417A" w:rsidRPr="00EB5C21" w:rsidRDefault="00D4417A" w:rsidP="00EB5C21">
      <w:pPr>
        <w:spacing w:line="360" w:lineRule="auto"/>
        <w:ind w:left="360"/>
        <w:rPr>
          <w:rFonts w:ascii="Garamond" w:hAnsi="Garamond"/>
          <w:sz w:val="24"/>
          <w:szCs w:val="24"/>
          <w:u w:val="single"/>
        </w:rPr>
      </w:pPr>
    </w:p>
    <w:p w14:paraId="4A71ED4B" w14:textId="77777777" w:rsidR="00D4417A" w:rsidRPr="00EB5C21" w:rsidRDefault="00D4417A" w:rsidP="00EB5C21">
      <w:pPr>
        <w:spacing w:line="360" w:lineRule="auto"/>
        <w:ind w:left="360"/>
        <w:rPr>
          <w:rFonts w:ascii="Garamond" w:hAnsi="Garamond"/>
          <w:sz w:val="24"/>
          <w:szCs w:val="24"/>
          <w:u w:val="single"/>
        </w:rPr>
      </w:pPr>
    </w:p>
    <w:p w14:paraId="0FA9413F" w14:textId="77777777" w:rsidR="00D4417A" w:rsidRPr="00EB5C21" w:rsidDel="00F91863" w:rsidRDefault="00D4417A" w:rsidP="00EB5C21">
      <w:pPr>
        <w:spacing w:line="360" w:lineRule="auto"/>
        <w:ind w:left="360"/>
        <w:rPr>
          <w:del w:id="211" w:author="Dr KROA" w:date="2024-08-10T10:49:00Z"/>
          <w:rFonts w:ascii="Garamond" w:hAnsi="Garamond"/>
          <w:sz w:val="24"/>
          <w:szCs w:val="24"/>
          <w:u w:val="single"/>
        </w:rPr>
      </w:pPr>
    </w:p>
    <w:p w14:paraId="6B38D00C" w14:textId="77777777" w:rsidR="00D4417A" w:rsidRPr="00EB5C21" w:rsidRDefault="00D4417A" w:rsidP="00EB5C21">
      <w:pPr>
        <w:spacing w:line="360" w:lineRule="auto"/>
        <w:rPr>
          <w:rFonts w:ascii="Garamond" w:hAnsi="Garamond"/>
          <w:sz w:val="24"/>
          <w:szCs w:val="24"/>
          <w:u w:val="single"/>
        </w:rPr>
      </w:pPr>
    </w:p>
    <w:p w14:paraId="7D92451B" w14:textId="0F8DB7F2" w:rsidR="00D4417A" w:rsidRPr="00EB5C21" w:rsidRDefault="00D4417A" w:rsidP="00EB5C21">
      <w:pPr>
        <w:pStyle w:val="Paragraphedeliste"/>
        <w:numPr>
          <w:ilvl w:val="0"/>
          <w:numId w:val="5"/>
        </w:numPr>
        <w:spacing w:line="360" w:lineRule="auto"/>
        <w:rPr>
          <w:rFonts w:ascii="Garamond" w:hAnsi="Garamond"/>
          <w:sz w:val="24"/>
          <w:szCs w:val="24"/>
        </w:rPr>
      </w:pPr>
      <w:del w:id="212" w:author="Dr KROA" w:date="2024-08-10T10:49:00Z">
        <w:r w:rsidRPr="00EB5C21" w:rsidDel="00F91863">
          <w:rPr>
            <w:rFonts w:ascii="Garamond" w:hAnsi="Garamond"/>
            <w:sz w:val="24"/>
            <w:szCs w:val="24"/>
            <w:u w:val="single"/>
          </w:rPr>
          <w:delText>Interprétations :</w:delText>
        </w:r>
        <w:r w:rsidRPr="00EB5C21" w:rsidDel="00F91863">
          <w:rPr>
            <w:rFonts w:ascii="Garamond" w:hAnsi="Garamond"/>
            <w:sz w:val="24"/>
            <w:szCs w:val="24"/>
          </w:rPr>
          <w:delText xml:space="preserve"> </w:delText>
        </w:r>
      </w:del>
      <w:ins w:id="213" w:author="Dr KROA" w:date="2024-08-10T10:51:00Z">
        <w:r w:rsidR="00881D73">
          <w:rPr>
            <w:rFonts w:ascii="Garamond" w:hAnsi="Garamond"/>
            <w:sz w:val="24"/>
            <w:szCs w:val="24"/>
          </w:rPr>
          <w:t>A</w:t>
        </w:r>
        <w:r w:rsidR="00881D73" w:rsidRPr="00EB5C21">
          <w:rPr>
            <w:rFonts w:ascii="Garamond" w:hAnsi="Garamond"/>
            <w:sz w:val="24"/>
            <w:szCs w:val="24"/>
          </w:rPr>
          <w:t>vec 44,68%</w:t>
        </w:r>
      </w:ins>
      <w:ins w:id="214" w:author="Dr KROA" w:date="2024-08-10T11:08:00Z">
        <w:r w:rsidR="00F1350E">
          <w:rPr>
            <w:rFonts w:ascii="Garamond" w:hAnsi="Garamond"/>
            <w:sz w:val="24"/>
            <w:szCs w:val="24"/>
          </w:rPr>
          <w:t xml:space="preserve"> de l’effectif, la </w:t>
        </w:r>
        <w:proofErr w:type="spellStart"/>
        <w:r w:rsidR="00F1350E">
          <w:rPr>
            <w:rFonts w:ascii="Garamond" w:hAnsi="Garamond"/>
            <w:sz w:val="24"/>
            <w:szCs w:val="24"/>
          </w:rPr>
          <w:t>mojorité</w:t>
        </w:r>
        <w:proofErr w:type="spellEnd"/>
        <w:r w:rsidR="00F1350E">
          <w:rPr>
            <w:rFonts w:ascii="Garamond" w:hAnsi="Garamond"/>
            <w:sz w:val="24"/>
            <w:szCs w:val="24"/>
          </w:rPr>
          <w:t xml:space="preserve"> des artisan</w:t>
        </w:r>
      </w:ins>
      <w:ins w:id="215" w:author="Dr KROA" w:date="2024-08-10T11:09:00Z">
        <w:r w:rsidR="00F1350E">
          <w:rPr>
            <w:rFonts w:ascii="Garamond" w:hAnsi="Garamond"/>
            <w:sz w:val="24"/>
            <w:szCs w:val="24"/>
          </w:rPr>
          <w:t xml:space="preserve">s ont un âge compris entre </w:t>
        </w:r>
      </w:ins>
      <w:del w:id="216" w:author="Dr KROA" w:date="2024-08-10T11:09:00Z">
        <w:r w:rsidRPr="00EB5C21" w:rsidDel="00F1350E">
          <w:rPr>
            <w:rFonts w:ascii="Garamond" w:hAnsi="Garamond"/>
            <w:sz w:val="24"/>
            <w:szCs w:val="24"/>
          </w:rPr>
          <w:delText>La tranche d'âge la plus représentée est celle de</w:delText>
        </w:r>
      </w:del>
      <w:del w:id="217" w:author="Dr KROA" w:date="2024-08-10T10:50:00Z">
        <w:r w:rsidRPr="00EB5C21" w:rsidDel="00081171">
          <w:rPr>
            <w:rFonts w:ascii="Garamond" w:hAnsi="Garamond"/>
            <w:sz w:val="24"/>
            <w:szCs w:val="24"/>
          </w:rPr>
          <w:delText>s</w:delText>
        </w:r>
      </w:del>
      <w:r w:rsidRPr="00EB5C21">
        <w:rPr>
          <w:rFonts w:ascii="Garamond" w:hAnsi="Garamond"/>
          <w:sz w:val="24"/>
          <w:szCs w:val="24"/>
        </w:rPr>
        <w:t xml:space="preserve"> 25 - 35 ans </w:t>
      </w:r>
      <w:del w:id="218" w:author="Dr KROA" w:date="2024-08-10T10:51:00Z">
        <w:r w:rsidRPr="00EB5C21" w:rsidDel="00881D73">
          <w:rPr>
            <w:rFonts w:ascii="Garamond" w:hAnsi="Garamond"/>
            <w:sz w:val="24"/>
            <w:szCs w:val="24"/>
          </w:rPr>
          <w:delText xml:space="preserve">avec 44,68% </w:delText>
        </w:r>
      </w:del>
      <w:del w:id="219" w:author="Dr KROA" w:date="2024-08-10T11:09:00Z">
        <w:r w:rsidRPr="00EB5C21" w:rsidDel="00F1350E">
          <w:rPr>
            <w:rFonts w:ascii="Garamond" w:hAnsi="Garamond"/>
            <w:sz w:val="24"/>
            <w:szCs w:val="24"/>
          </w:rPr>
          <w:delText>des répon</w:delText>
        </w:r>
      </w:del>
      <w:del w:id="220" w:author="Dr KROA" w:date="2024-08-10T11:10:00Z">
        <w:r w:rsidRPr="00EB5C21" w:rsidDel="00F1350E">
          <w:rPr>
            <w:rFonts w:ascii="Garamond" w:hAnsi="Garamond"/>
            <w:sz w:val="24"/>
            <w:szCs w:val="24"/>
          </w:rPr>
          <w:delText>dants</w:delText>
        </w:r>
      </w:del>
      <w:r w:rsidRPr="00EB5C21">
        <w:rPr>
          <w:rFonts w:ascii="Garamond" w:hAnsi="Garamond"/>
          <w:sz w:val="24"/>
          <w:szCs w:val="24"/>
        </w:rPr>
        <w:t>.</w:t>
      </w:r>
      <w:del w:id="221" w:author="Dr KROA" w:date="2024-08-10T11:10:00Z">
        <w:r w:rsidRPr="00EB5C21" w:rsidDel="00F1350E">
          <w:rPr>
            <w:rFonts w:ascii="Garamond" w:hAnsi="Garamond"/>
            <w:sz w:val="24"/>
            <w:szCs w:val="24"/>
          </w:rPr>
          <w:delText xml:space="preserve"> Cela indique que près de la moitié des participants se situent dans cette catégorie</w:delText>
        </w:r>
      </w:del>
      <w:r w:rsidRPr="00EB5C21">
        <w:rPr>
          <w:rFonts w:ascii="Garamond" w:hAnsi="Garamond"/>
          <w:sz w:val="24"/>
          <w:szCs w:val="24"/>
        </w:rPr>
        <w:t xml:space="preserve">. La deuxième tranche d'âge la plus représentée est celle des 35 - 44 ans avec 26,33%. Les jeunes de moins de 25 ans représentent 15,25% </w:t>
      </w:r>
      <w:ins w:id="222" w:author="Dr KROA" w:date="2024-08-10T11:11:00Z">
        <w:r w:rsidR="00F1350E">
          <w:rPr>
            <w:rFonts w:ascii="Garamond" w:hAnsi="Garamond"/>
            <w:sz w:val="24"/>
            <w:szCs w:val="24"/>
          </w:rPr>
          <w:t xml:space="preserve">des artisans </w:t>
        </w:r>
      </w:ins>
      <w:del w:id="223" w:author="Dr KROA" w:date="2024-08-10T11:11:00Z">
        <w:r w:rsidRPr="00EB5C21" w:rsidDel="00F1350E">
          <w:rPr>
            <w:rFonts w:ascii="Garamond" w:hAnsi="Garamond"/>
            <w:sz w:val="24"/>
            <w:szCs w:val="24"/>
          </w:rPr>
          <w:delText>des répondants</w:delText>
        </w:r>
      </w:del>
      <w:r w:rsidRPr="00EB5C21">
        <w:rPr>
          <w:rFonts w:ascii="Garamond" w:hAnsi="Garamond"/>
          <w:sz w:val="24"/>
          <w:szCs w:val="24"/>
        </w:rPr>
        <w:t xml:space="preserve">. Les </w:t>
      </w:r>
      <w:ins w:id="224" w:author="Dr KROA" w:date="2024-08-10T11:11:00Z">
        <w:r w:rsidR="00F1350E">
          <w:rPr>
            <w:rFonts w:ascii="Garamond" w:hAnsi="Garamond"/>
            <w:sz w:val="24"/>
            <w:szCs w:val="24"/>
          </w:rPr>
          <w:t xml:space="preserve">personnes âgées de </w:t>
        </w:r>
      </w:ins>
      <w:r w:rsidRPr="00EB5C21">
        <w:rPr>
          <w:rFonts w:ascii="Garamond" w:hAnsi="Garamond"/>
          <w:sz w:val="24"/>
          <w:szCs w:val="24"/>
        </w:rPr>
        <w:t>44 à 55 ans constituent 11,08% de</w:t>
      </w:r>
      <w:ins w:id="225" w:author="Dr KROA" w:date="2024-08-10T11:12:00Z">
        <w:r w:rsidR="00F1350E">
          <w:rPr>
            <w:rFonts w:ascii="Garamond" w:hAnsi="Garamond"/>
            <w:sz w:val="24"/>
            <w:szCs w:val="24"/>
          </w:rPr>
          <w:t xml:space="preserve"> l’effectif </w:t>
        </w:r>
      </w:ins>
      <w:del w:id="226" w:author="Dr KROA" w:date="2024-08-10T11:12:00Z">
        <w:r w:rsidRPr="00EB5C21" w:rsidDel="00F1350E">
          <w:rPr>
            <w:rFonts w:ascii="Garamond" w:hAnsi="Garamond"/>
            <w:sz w:val="24"/>
            <w:szCs w:val="24"/>
          </w:rPr>
          <w:delText>s participants</w:delText>
        </w:r>
      </w:del>
      <w:r w:rsidRPr="00EB5C21">
        <w:rPr>
          <w:rFonts w:ascii="Garamond" w:hAnsi="Garamond"/>
          <w:sz w:val="24"/>
          <w:szCs w:val="24"/>
        </w:rPr>
        <w:t xml:space="preserve">. La tranche d'âge la moins représentée est celle des plus de 55 ans avec seulement 2,65% </w:t>
      </w:r>
      <w:ins w:id="227" w:author="Dr KROA" w:date="2024-08-10T11:12:00Z">
        <w:r w:rsidR="00F1350E">
          <w:rPr>
            <w:rFonts w:ascii="Garamond" w:hAnsi="Garamond"/>
            <w:sz w:val="24"/>
            <w:szCs w:val="24"/>
          </w:rPr>
          <w:t>d’artisans</w:t>
        </w:r>
      </w:ins>
      <w:del w:id="228" w:author="Dr KROA" w:date="2024-08-10T11:12:00Z">
        <w:r w:rsidRPr="00EB5C21" w:rsidDel="00F1350E">
          <w:rPr>
            <w:rFonts w:ascii="Garamond" w:hAnsi="Garamond"/>
            <w:sz w:val="24"/>
            <w:szCs w:val="24"/>
          </w:rPr>
          <w:delText>des répondants</w:delText>
        </w:r>
      </w:del>
      <w:r w:rsidRPr="00EB5C21">
        <w:rPr>
          <w:rFonts w:ascii="Garamond" w:hAnsi="Garamond"/>
          <w:sz w:val="24"/>
          <w:szCs w:val="24"/>
        </w:rPr>
        <w:t>.</w:t>
      </w:r>
    </w:p>
    <w:p w14:paraId="6F721A9C" w14:textId="77777777" w:rsidR="00BE1BD7" w:rsidRPr="00EB5C21" w:rsidRDefault="00BE1BD7" w:rsidP="00EB5C21">
      <w:pPr>
        <w:pStyle w:val="Paragraphedeliste"/>
        <w:spacing w:line="360" w:lineRule="auto"/>
        <w:rPr>
          <w:rFonts w:ascii="Garamond" w:hAnsi="Garamond"/>
          <w:sz w:val="24"/>
          <w:szCs w:val="24"/>
        </w:rPr>
      </w:pPr>
    </w:p>
    <w:p w14:paraId="0773D1FB" w14:textId="77777777" w:rsidR="000643EE" w:rsidRPr="00EB5C21" w:rsidRDefault="000643EE" w:rsidP="00EB5C21">
      <w:pPr>
        <w:spacing w:line="360" w:lineRule="auto"/>
        <w:rPr>
          <w:sz w:val="24"/>
          <w:szCs w:val="24"/>
        </w:rPr>
      </w:pPr>
    </w:p>
    <w:p w14:paraId="014B2EAE" w14:textId="77777777" w:rsidR="00BE1BD7" w:rsidRPr="00EB5C21" w:rsidRDefault="00BE1BD7" w:rsidP="00EB5C21">
      <w:pPr>
        <w:spacing w:line="360" w:lineRule="auto"/>
        <w:rPr>
          <w:rFonts w:ascii="Garamond" w:hAnsi="Garamond"/>
          <w:sz w:val="24"/>
          <w:szCs w:val="24"/>
        </w:rPr>
      </w:pPr>
    </w:p>
    <w:p w14:paraId="3C4A67EF" w14:textId="44EA9D62" w:rsidR="00BE1BD7" w:rsidRPr="00EB5C21" w:rsidRDefault="00BE1BD7" w:rsidP="00EB5C21">
      <w:pPr>
        <w:pStyle w:val="Paragraphedeliste"/>
        <w:numPr>
          <w:ilvl w:val="0"/>
          <w:numId w:val="2"/>
        </w:numPr>
        <w:spacing w:line="360" w:lineRule="auto"/>
        <w:jc w:val="center"/>
        <w:rPr>
          <w:rFonts w:ascii="Garamond" w:hAnsi="Garamond"/>
          <w:b/>
          <w:bCs/>
          <w:sz w:val="24"/>
          <w:szCs w:val="24"/>
        </w:rPr>
      </w:pPr>
      <w:bookmarkStart w:id="229" w:name="_Hlk166912770"/>
      <w:del w:id="230" w:author="Dr KROA" w:date="2024-08-10T11:13:00Z">
        <w:r w:rsidRPr="00EB5C21" w:rsidDel="00F1350E">
          <w:rPr>
            <w:rFonts w:ascii="Garamond" w:hAnsi="Garamond"/>
            <w:b/>
            <w:bCs/>
            <w:sz w:val="24"/>
            <w:szCs w:val="24"/>
          </w:rPr>
          <w:delText>NIVEAU</w:delText>
        </w:r>
      </w:del>
      <w:r w:rsidRPr="00EB5C21">
        <w:rPr>
          <w:rFonts w:ascii="Garamond" w:hAnsi="Garamond"/>
          <w:b/>
          <w:bCs/>
          <w:sz w:val="24"/>
          <w:szCs w:val="24"/>
        </w:rPr>
        <w:t xml:space="preserve"> </w:t>
      </w:r>
      <w:bookmarkEnd w:id="229"/>
      <w:ins w:id="231" w:author="Dr KROA" w:date="2024-08-10T11:13:00Z">
        <w:r w:rsidR="00F1350E">
          <w:rPr>
            <w:rFonts w:ascii="Garamond" w:hAnsi="Garamond"/>
            <w:b/>
            <w:bCs/>
            <w:sz w:val="24"/>
            <w:szCs w:val="24"/>
          </w:rPr>
          <w:t xml:space="preserve">BENEFICIAIRES DE </w:t>
        </w:r>
      </w:ins>
      <w:r w:rsidRPr="00EB5C21">
        <w:rPr>
          <w:rFonts w:ascii="Garamond" w:hAnsi="Garamond"/>
          <w:b/>
          <w:bCs/>
          <w:sz w:val="24"/>
          <w:szCs w:val="24"/>
        </w:rPr>
        <w:t>CERTICATION</w:t>
      </w:r>
      <w:ins w:id="232" w:author="Dr KROA" w:date="2024-08-10T11:13:00Z">
        <w:r w:rsidR="00F1350E">
          <w:rPr>
            <w:rFonts w:ascii="Garamond" w:hAnsi="Garamond"/>
            <w:b/>
            <w:bCs/>
            <w:sz w:val="24"/>
            <w:szCs w:val="24"/>
          </w:rPr>
          <w:t>S</w:t>
        </w:r>
      </w:ins>
    </w:p>
    <w:p w14:paraId="0D820170" w14:textId="453AA5D4" w:rsidR="00BE1BD7" w:rsidRPr="00EB5C21" w:rsidRDefault="00BE1BD7" w:rsidP="00EB5C21">
      <w:pPr>
        <w:pStyle w:val="Paragraphedeliste"/>
        <w:numPr>
          <w:ilvl w:val="0"/>
          <w:numId w:val="6"/>
        </w:numPr>
        <w:spacing w:line="360" w:lineRule="auto"/>
        <w:rPr>
          <w:rFonts w:ascii="Garamond" w:hAnsi="Garamond"/>
          <w:sz w:val="24"/>
          <w:szCs w:val="24"/>
          <w:u w:val="single"/>
        </w:rPr>
      </w:pPr>
      <w:commentRangeStart w:id="233"/>
      <w:del w:id="234" w:author="Dr KROA" w:date="2024-08-10T11:14:00Z">
        <w:r w:rsidRPr="00EB5C21" w:rsidDel="00C64B58">
          <w:rPr>
            <w:rFonts w:ascii="Garamond" w:hAnsi="Garamond"/>
            <w:sz w:val="24"/>
            <w:szCs w:val="24"/>
            <w:u w:val="single"/>
          </w:rPr>
          <w:delText>Analyses</w:delText>
        </w:r>
      </w:del>
      <w:commentRangeEnd w:id="233"/>
      <w:r w:rsidR="00C64B58">
        <w:rPr>
          <w:rStyle w:val="Marquedecommentaire"/>
        </w:rPr>
        <w:commentReference w:id="233"/>
      </w:r>
    </w:p>
    <w:tbl>
      <w:tblPr>
        <w:tblW w:w="0" w:type="auto"/>
        <w:tblInd w:w="3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34"/>
        <w:gridCol w:w="2527"/>
      </w:tblGrid>
      <w:tr w:rsidR="00BE1BD7" w:rsidRPr="00EB5C21" w14:paraId="7B5B2A71" w14:textId="77777777" w:rsidTr="002760A3">
        <w:trPr>
          <w:trHeight w:val="311"/>
        </w:trPr>
        <w:tc>
          <w:tcPr>
            <w:tcW w:w="2434" w:type="dxa"/>
            <w:tcBorders>
              <w:top w:val="nil"/>
              <w:left w:val="nil"/>
            </w:tcBorders>
            <w:vAlign w:val="center"/>
          </w:tcPr>
          <w:p w14:paraId="4F7DDAD0" w14:textId="77777777" w:rsidR="00BE1BD7" w:rsidRPr="00EB5C21" w:rsidRDefault="00BE1BD7" w:rsidP="00EB5C21">
            <w:pPr>
              <w:spacing w:after="0" w:line="360" w:lineRule="auto"/>
              <w:jc w:val="center"/>
              <w:rPr>
                <w:rFonts w:ascii="Garamond" w:hAnsi="Garamond"/>
                <w:sz w:val="24"/>
                <w:szCs w:val="24"/>
                <w:u w:val="single"/>
              </w:rPr>
            </w:pPr>
          </w:p>
        </w:tc>
        <w:tc>
          <w:tcPr>
            <w:tcW w:w="2527" w:type="dxa"/>
            <w:vAlign w:val="center"/>
          </w:tcPr>
          <w:p w14:paraId="2A402F16" w14:textId="245C1D31" w:rsidR="00BE1BD7" w:rsidRPr="00EB5C21" w:rsidRDefault="00BE1BD7" w:rsidP="00EB5C21">
            <w:pPr>
              <w:spacing w:after="0" w:line="360" w:lineRule="auto"/>
              <w:jc w:val="center"/>
              <w:rPr>
                <w:rFonts w:ascii="Garamond" w:hAnsi="Garamond"/>
                <w:sz w:val="24"/>
                <w:szCs w:val="24"/>
              </w:rPr>
            </w:pPr>
            <w:del w:id="235" w:author="Dr KROA" w:date="2024-08-10T11:13:00Z">
              <w:r w:rsidRPr="00EB5C21" w:rsidDel="00C64B58">
                <w:rPr>
                  <w:rFonts w:ascii="Garamond" w:hAnsi="Garamond"/>
                  <w:sz w:val="24"/>
                  <w:szCs w:val="24"/>
                </w:rPr>
                <w:delText>Total</w:delText>
              </w:r>
            </w:del>
          </w:p>
        </w:tc>
      </w:tr>
      <w:tr w:rsidR="00BE1BD7" w:rsidRPr="00EB5C21" w14:paraId="5DB458A5" w14:textId="77777777" w:rsidTr="002760A3">
        <w:trPr>
          <w:trHeight w:val="311"/>
        </w:trPr>
        <w:tc>
          <w:tcPr>
            <w:tcW w:w="2434" w:type="dxa"/>
            <w:vAlign w:val="center"/>
          </w:tcPr>
          <w:p w14:paraId="73782DE1"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Oui</w:t>
            </w:r>
          </w:p>
        </w:tc>
        <w:tc>
          <w:tcPr>
            <w:tcW w:w="2527" w:type="dxa"/>
            <w:vAlign w:val="center"/>
          </w:tcPr>
          <w:p w14:paraId="64850241"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2478</w:t>
            </w:r>
          </w:p>
        </w:tc>
      </w:tr>
      <w:tr w:rsidR="00BE1BD7" w:rsidRPr="00EB5C21" w14:paraId="598F8655" w14:textId="77777777" w:rsidTr="002760A3">
        <w:trPr>
          <w:trHeight w:val="99"/>
        </w:trPr>
        <w:tc>
          <w:tcPr>
            <w:tcW w:w="2434" w:type="dxa"/>
            <w:vAlign w:val="center"/>
          </w:tcPr>
          <w:p w14:paraId="6AB99465"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Non</w:t>
            </w:r>
          </w:p>
        </w:tc>
        <w:tc>
          <w:tcPr>
            <w:tcW w:w="2527" w:type="dxa"/>
            <w:vAlign w:val="center"/>
          </w:tcPr>
          <w:p w14:paraId="6C7EDA74"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3037</w:t>
            </w:r>
          </w:p>
        </w:tc>
      </w:tr>
    </w:tbl>
    <w:p w14:paraId="72213DD2" w14:textId="77777777" w:rsidR="00BE1BD7" w:rsidRPr="00EB5C21" w:rsidRDefault="00BE1BD7" w:rsidP="00EB5C21">
      <w:pPr>
        <w:spacing w:line="360" w:lineRule="auto"/>
        <w:rPr>
          <w:rFonts w:ascii="Garamond" w:hAnsi="Garamond"/>
          <w:sz w:val="24"/>
          <w:szCs w:val="24"/>
          <w:u w:val="single"/>
        </w:rPr>
      </w:pPr>
      <w:r w:rsidRPr="00EB5C21">
        <w:rPr>
          <w:rFonts w:ascii="Garamond" w:hAnsi="Garamond"/>
          <w:noProof/>
          <w:sz w:val="24"/>
          <w:szCs w:val="24"/>
          <w:u w:val="single"/>
          <w:lang w:eastAsia="fr-FR"/>
        </w:rPr>
        <w:lastRenderedPageBreak/>
        <w:drawing>
          <wp:anchor distT="0" distB="0" distL="114300" distR="114300" simplePos="0" relativeHeight="251664384" behindDoc="1" locked="0" layoutInCell="1" allowOverlap="1" wp14:anchorId="1B74DB80" wp14:editId="014B3328">
            <wp:simplePos x="0" y="0"/>
            <wp:positionH relativeFrom="page">
              <wp:posOffset>987425</wp:posOffset>
            </wp:positionH>
            <wp:positionV relativeFrom="paragraph">
              <wp:posOffset>214630</wp:posOffset>
            </wp:positionV>
            <wp:extent cx="5486400" cy="2677160"/>
            <wp:effectExtent l="0" t="0" r="0" b="8890"/>
            <wp:wrapTight wrapText="bothSides">
              <wp:wrapPolygon edited="0">
                <wp:start x="0" y="0"/>
                <wp:lineTo x="0" y="21518"/>
                <wp:lineTo x="21525" y="21518"/>
                <wp:lineTo x="21525" y="0"/>
                <wp:lineTo x="0" y="0"/>
              </wp:wrapPolygon>
            </wp:wrapTight>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004DA46B" w14:textId="77777777" w:rsidR="00BE1BD7" w:rsidRPr="00EB5C21" w:rsidRDefault="00BE1BD7" w:rsidP="00EB5C21">
      <w:pPr>
        <w:spacing w:line="360" w:lineRule="auto"/>
        <w:rPr>
          <w:rFonts w:ascii="Garamond" w:hAnsi="Garamond"/>
          <w:sz w:val="24"/>
          <w:szCs w:val="24"/>
          <w:u w:val="single"/>
        </w:rPr>
      </w:pPr>
    </w:p>
    <w:p w14:paraId="3DA94B8D" w14:textId="47D51139" w:rsidR="00BE1BD7" w:rsidRPr="00EB5C21" w:rsidRDefault="00BE1BD7" w:rsidP="00EB5C21">
      <w:pPr>
        <w:pStyle w:val="Paragraphedeliste"/>
        <w:numPr>
          <w:ilvl w:val="0"/>
          <w:numId w:val="6"/>
        </w:numPr>
        <w:spacing w:line="360" w:lineRule="auto"/>
        <w:rPr>
          <w:rFonts w:ascii="Garamond" w:hAnsi="Garamond"/>
          <w:sz w:val="24"/>
          <w:szCs w:val="24"/>
        </w:rPr>
      </w:pPr>
      <w:del w:id="236" w:author="Dr KROA" w:date="2024-08-10T11:15:00Z">
        <w:r w:rsidRPr="00EB5C21" w:rsidDel="00C64B58">
          <w:rPr>
            <w:rFonts w:ascii="Garamond" w:hAnsi="Garamond"/>
            <w:sz w:val="24"/>
            <w:szCs w:val="24"/>
            <w:u w:val="single"/>
          </w:rPr>
          <w:delText>Interprétations :</w:delText>
        </w:r>
        <w:r w:rsidRPr="00EB5C21" w:rsidDel="00C64B58">
          <w:rPr>
            <w:rFonts w:ascii="Garamond" w:hAnsi="Garamond"/>
            <w:sz w:val="24"/>
            <w:szCs w:val="24"/>
          </w:rPr>
          <w:delText xml:space="preserve"> </w:delText>
        </w:r>
      </w:del>
      <w:r w:rsidRPr="00EB5C21">
        <w:rPr>
          <w:rFonts w:ascii="Garamond" w:hAnsi="Garamond"/>
          <w:sz w:val="24"/>
          <w:szCs w:val="24"/>
        </w:rPr>
        <w:t xml:space="preserve">La plupart des artisans </w:t>
      </w:r>
      <w:ins w:id="237" w:author="Dr KROA" w:date="2024-08-10T11:17:00Z">
        <w:r w:rsidR="00C64B58" w:rsidRPr="00EB5C21">
          <w:rPr>
            <w:rFonts w:ascii="Garamond" w:hAnsi="Garamond"/>
            <w:sz w:val="24"/>
            <w:szCs w:val="24"/>
          </w:rPr>
          <w:t xml:space="preserve">55,07% </w:t>
        </w:r>
      </w:ins>
      <w:ins w:id="238" w:author="Dr KROA" w:date="2024-08-10T11:16:00Z">
        <w:r w:rsidR="00C64B58">
          <w:rPr>
            <w:rFonts w:ascii="Garamond" w:hAnsi="Garamond"/>
            <w:sz w:val="24"/>
            <w:szCs w:val="24"/>
          </w:rPr>
          <w:t xml:space="preserve">ne bénéficie </w:t>
        </w:r>
      </w:ins>
      <w:ins w:id="239" w:author="Dr KROA" w:date="2024-08-10T11:17:00Z">
        <w:r w:rsidR="00C64B58">
          <w:rPr>
            <w:rFonts w:ascii="Garamond" w:hAnsi="Garamond"/>
            <w:sz w:val="24"/>
            <w:szCs w:val="24"/>
          </w:rPr>
          <w:t>pas</w:t>
        </w:r>
      </w:ins>
      <w:ins w:id="240" w:author="Dr KROA" w:date="2024-08-10T11:16:00Z">
        <w:r w:rsidR="00C64B58">
          <w:rPr>
            <w:rFonts w:ascii="Garamond" w:hAnsi="Garamond"/>
            <w:sz w:val="24"/>
            <w:szCs w:val="24"/>
          </w:rPr>
          <w:t xml:space="preserve"> de formation formelle </w:t>
        </w:r>
      </w:ins>
      <w:ins w:id="241" w:author="Dr KROA" w:date="2024-08-10T11:17:00Z">
        <w:r w:rsidR="00C64B58">
          <w:rPr>
            <w:rFonts w:ascii="Garamond" w:hAnsi="Garamond"/>
            <w:sz w:val="24"/>
            <w:szCs w:val="24"/>
          </w:rPr>
          <w:t>assortie de certification</w:t>
        </w:r>
      </w:ins>
      <w:ins w:id="242" w:author="Dr KROA" w:date="2024-08-10T11:18:00Z">
        <w:r w:rsidR="00C64B58">
          <w:rPr>
            <w:rFonts w:ascii="Garamond" w:hAnsi="Garamond"/>
            <w:sz w:val="24"/>
            <w:szCs w:val="24"/>
          </w:rPr>
          <w:t xml:space="preserve">, ils ont acquis leurs </w:t>
        </w:r>
        <w:r w:rsidR="00222527">
          <w:rPr>
            <w:rFonts w:ascii="Garamond" w:hAnsi="Garamond"/>
            <w:sz w:val="24"/>
            <w:szCs w:val="24"/>
          </w:rPr>
          <w:t xml:space="preserve">savoirs par apprentissage auprès de proches. </w:t>
        </w:r>
      </w:ins>
      <w:ins w:id="243" w:author="Dr KROA" w:date="2024-08-10T11:19:00Z">
        <w:r w:rsidR="00222527">
          <w:rPr>
            <w:rFonts w:ascii="Garamond" w:hAnsi="Garamond"/>
            <w:sz w:val="24"/>
            <w:szCs w:val="24"/>
          </w:rPr>
          <w:t xml:space="preserve">Toutefois, une frange non négligeable des artisans </w:t>
        </w:r>
      </w:ins>
      <w:ins w:id="244" w:author="Dr KROA" w:date="2024-08-10T11:18:00Z">
        <w:r w:rsidR="00C64B58">
          <w:rPr>
            <w:rFonts w:ascii="Garamond" w:hAnsi="Garamond"/>
            <w:sz w:val="24"/>
            <w:szCs w:val="24"/>
          </w:rPr>
          <w:t xml:space="preserve"> </w:t>
        </w:r>
      </w:ins>
      <w:del w:id="245" w:author="Dr KROA" w:date="2024-08-10T11:19:00Z">
        <w:r w:rsidRPr="00EB5C21" w:rsidDel="00222527">
          <w:rPr>
            <w:rFonts w:ascii="Garamond" w:hAnsi="Garamond"/>
            <w:sz w:val="24"/>
            <w:szCs w:val="24"/>
          </w:rPr>
          <w:delText xml:space="preserve">qui n’ont aucune formation ou certification est de </w:delText>
        </w:r>
      </w:del>
      <w:del w:id="246" w:author="Dr KROA" w:date="2024-08-10T11:17:00Z">
        <w:r w:rsidRPr="00EB5C21" w:rsidDel="00C64B58">
          <w:rPr>
            <w:rFonts w:ascii="Garamond" w:hAnsi="Garamond"/>
            <w:sz w:val="24"/>
            <w:szCs w:val="24"/>
          </w:rPr>
          <w:delText xml:space="preserve">55,07% </w:delText>
        </w:r>
      </w:del>
      <w:del w:id="247" w:author="Dr KROA" w:date="2024-08-10T11:19:00Z">
        <w:r w:rsidRPr="00EB5C21" w:rsidDel="00222527">
          <w:rPr>
            <w:rFonts w:ascii="Garamond" w:hAnsi="Garamond"/>
            <w:sz w:val="24"/>
            <w:szCs w:val="24"/>
          </w:rPr>
          <w:delText xml:space="preserve">et tandis </w:delText>
        </w:r>
      </w:del>
      <w:r w:rsidRPr="00EB5C21">
        <w:rPr>
          <w:rFonts w:ascii="Garamond" w:hAnsi="Garamond"/>
          <w:sz w:val="24"/>
          <w:szCs w:val="24"/>
        </w:rPr>
        <w:t>44,93% ont reçu une formation et une certification relative dans les domaines.</w:t>
      </w:r>
    </w:p>
    <w:p w14:paraId="22C44049" w14:textId="77777777" w:rsidR="00BE1BD7" w:rsidRPr="00EB5C21" w:rsidRDefault="00BE1BD7" w:rsidP="00EB5C21">
      <w:pPr>
        <w:spacing w:line="360" w:lineRule="auto"/>
        <w:rPr>
          <w:rFonts w:ascii="Garamond" w:hAnsi="Garamond"/>
          <w:sz w:val="24"/>
          <w:szCs w:val="24"/>
        </w:rPr>
      </w:pPr>
    </w:p>
    <w:p w14:paraId="5DE2ED23" w14:textId="77777777" w:rsidR="00BE1BD7" w:rsidRPr="00EB5C21" w:rsidRDefault="00BE1BD7" w:rsidP="00EB5C21">
      <w:pPr>
        <w:spacing w:line="360" w:lineRule="auto"/>
        <w:rPr>
          <w:rFonts w:ascii="Garamond" w:hAnsi="Garamond"/>
          <w:sz w:val="24"/>
          <w:szCs w:val="24"/>
        </w:rPr>
      </w:pPr>
    </w:p>
    <w:p w14:paraId="65B02F87" w14:textId="77777777" w:rsidR="00BE1BD7" w:rsidRPr="00EB5C21" w:rsidRDefault="00BE1BD7" w:rsidP="00EB5C21">
      <w:pPr>
        <w:pStyle w:val="Paragraphedeliste"/>
        <w:numPr>
          <w:ilvl w:val="0"/>
          <w:numId w:val="2"/>
        </w:numPr>
        <w:spacing w:line="360" w:lineRule="auto"/>
        <w:jc w:val="center"/>
        <w:rPr>
          <w:rFonts w:ascii="Garamond" w:hAnsi="Garamond"/>
          <w:b/>
          <w:bCs/>
          <w:sz w:val="24"/>
          <w:szCs w:val="24"/>
        </w:rPr>
      </w:pPr>
      <w:r w:rsidRPr="00EB5C21">
        <w:rPr>
          <w:rFonts w:ascii="Garamond" w:hAnsi="Garamond"/>
          <w:b/>
          <w:bCs/>
          <w:sz w:val="24"/>
          <w:szCs w:val="24"/>
        </w:rPr>
        <w:t>ETUDE DE MARCHE</w:t>
      </w:r>
    </w:p>
    <w:p w14:paraId="331C49C0" w14:textId="71982F7A" w:rsidR="00BE1BD7" w:rsidRPr="00EB5C21" w:rsidRDefault="00BE1BD7" w:rsidP="00EB5C21">
      <w:pPr>
        <w:pStyle w:val="Paragraphedeliste"/>
        <w:numPr>
          <w:ilvl w:val="0"/>
          <w:numId w:val="7"/>
        </w:numPr>
        <w:spacing w:line="360" w:lineRule="auto"/>
        <w:rPr>
          <w:rFonts w:ascii="Garamond" w:hAnsi="Garamond"/>
          <w:sz w:val="24"/>
          <w:szCs w:val="24"/>
          <w:u w:val="single"/>
        </w:rPr>
      </w:pPr>
      <w:del w:id="248" w:author="Dr KROA" w:date="2024-08-10T11:20:00Z">
        <w:r w:rsidRPr="00EB5C21" w:rsidDel="00222527">
          <w:rPr>
            <w:rFonts w:ascii="Garamond" w:hAnsi="Garamond"/>
            <w:sz w:val="24"/>
            <w:szCs w:val="24"/>
            <w:u w:val="single"/>
          </w:rPr>
          <w:delText>Analyses</w:delText>
        </w:r>
      </w:del>
    </w:p>
    <w:tbl>
      <w:tblPr>
        <w:tblW w:w="0" w:type="auto"/>
        <w:tblInd w:w="2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68"/>
        <w:gridCol w:w="2579"/>
      </w:tblGrid>
      <w:tr w:rsidR="00BE1BD7" w:rsidRPr="00EB5C21" w14:paraId="1EE62EAB" w14:textId="77777777" w:rsidTr="002760A3">
        <w:trPr>
          <w:trHeight w:val="195"/>
        </w:trPr>
        <w:tc>
          <w:tcPr>
            <w:tcW w:w="3468" w:type="dxa"/>
            <w:tcBorders>
              <w:top w:val="nil"/>
              <w:left w:val="nil"/>
            </w:tcBorders>
            <w:vAlign w:val="center"/>
          </w:tcPr>
          <w:p w14:paraId="5F462051" w14:textId="77777777" w:rsidR="00BE1BD7" w:rsidRPr="00EB5C21" w:rsidRDefault="00BE1BD7" w:rsidP="00EB5C21">
            <w:pPr>
              <w:spacing w:after="0" w:line="360" w:lineRule="auto"/>
              <w:jc w:val="center"/>
              <w:rPr>
                <w:rFonts w:ascii="Garamond" w:hAnsi="Garamond"/>
                <w:sz w:val="24"/>
                <w:szCs w:val="24"/>
              </w:rPr>
            </w:pPr>
          </w:p>
        </w:tc>
        <w:tc>
          <w:tcPr>
            <w:tcW w:w="2579" w:type="dxa"/>
            <w:vAlign w:val="center"/>
          </w:tcPr>
          <w:p w14:paraId="2052ADE7" w14:textId="45B6017B" w:rsidR="00BE1BD7" w:rsidRPr="00EB5C21" w:rsidRDefault="00BE1BD7" w:rsidP="00EB5C21">
            <w:pPr>
              <w:spacing w:after="0" w:line="360" w:lineRule="auto"/>
              <w:jc w:val="center"/>
              <w:rPr>
                <w:rFonts w:ascii="Garamond" w:hAnsi="Garamond"/>
                <w:sz w:val="24"/>
                <w:szCs w:val="24"/>
              </w:rPr>
            </w:pPr>
            <w:del w:id="249" w:author="Dr KROA" w:date="2024-08-10T11:20:00Z">
              <w:r w:rsidRPr="00EB5C21" w:rsidDel="00222527">
                <w:rPr>
                  <w:rFonts w:ascii="Garamond" w:hAnsi="Garamond"/>
                  <w:sz w:val="24"/>
                  <w:szCs w:val="24"/>
                </w:rPr>
                <w:delText>Total</w:delText>
              </w:r>
            </w:del>
          </w:p>
        </w:tc>
      </w:tr>
      <w:tr w:rsidR="00BE1BD7" w:rsidRPr="00EB5C21" w14:paraId="2B07D348" w14:textId="77777777" w:rsidTr="002760A3">
        <w:trPr>
          <w:trHeight w:val="53"/>
        </w:trPr>
        <w:tc>
          <w:tcPr>
            <w:tcW w:w="3468" w:type="dxa"/>
            <w:vAlign w:val="center"/>
          </w:tcPr>
          <w:p w14:paraId="7F990EFD"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Oui</w:t>
            </w:r>
          </w:p>
        </w:tc>
        <w:tc>
          <w:tcPr>
            <w:tcW w:w="2579" w:type="dxa"/>
            <w:vAlign w:val="center"/>
          </w:tcPr>
          <w:p w14:paraId="2DE0FAF2"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1094</w:t>
            </w:r>
          </w:p>
        </w:tc>
      </w:tr>
      <w:tr w:rsidR="00BE1BD7" w:rsidRPr="00EB5C21" w14:paraId="236FA552" w14:textId="77777777" w:rsidTr="002760A3">
        <w:trPr>
          <w:trHeight w:val="53"/>
        </w:trPr>
        <w:tc>
          <w:tcPr>
            <w:tcW w:w="3468" w:type="dxa"/>
            <w:vAlign w:val="center"/>
          </w:tcPr>
          <w:p w14:paraId="664141ED"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Non</w:t>
            </w:r>
          </w:p>
        </w:tc>
        <w:tc>
          <w:tcPr>
            <w:tcW w:w="2579" w:type="dxa"/>
            <w:vAlign w:val="center"/>
          </w:tcPr>
          <w:p w14:paraId="708B19F4" w14:textId="77777777" w:rsidR="00BE1BD7" w:rsidRPr="00EB5C21" w:rsidRDefault="00BE1BD7" w:rsidP="00EB5C21">
            <w:pPr>
              <w:spacing w:after="0" w:line="360" w:lineRule="auto"/>
              <w:jc w:val="center"/>
              <w:rPr>
                <w:rFonts w:ascii="Garamond" w:hAnsi="Garamond"/>
                <w:sz w:val="24"/>
                <w:szCs w:val="24"/>
              </w:rPr>
            </w:pPr>
            <w:r w:rsidRPr="00EB5C21">
              <w:rPr>
                <w:rFonts w:ascii="Garamond" w:hAnsi="Garamond"/>
                <w:sz w:val="24"/>
                <w:szCs w:val="24"/>
              </w:rPr>
              <w:t>4404</w:t>
            </w:r>
          </w:p>
        </w:tc>
      </w:tr>
    </w:tbl>
    <w:p w14:paraId="0D26020D" w14:textId="77777777" w:rsidR="00BE1BD7" w:rsidRPr="00EB5C21" w:rsidRDefault="00BE1BD7" w:rsidP="00EB5C21">
      <w:pPr>
        <w:spacing w:line="360" w:lineRule="auto"/>
        <w:rPr>
          <w:rFonts w:ascii="Garamond" w:hAnsi="Garamond"/>
          <w:sz w:val="24"/>
          <w:szCs w:val="24"/>
          <w:u w:val="single"/>
        </w:rPr>
      </w:pPr>
    </w:p>
    <w:p w14:paraId="0629563D" w14:textId="77777777" w:rsidR="00BE1BD7" w:rsidRPr="00EB5C21" w:rsidRDefault="00BE1BD7" w:rsidP="00EB5C21">
      <w:pPr>
        <w:spacing w:line="360" w:lineRule="auto"/>
        <w:rPr>
          <w:rFonts w:ascii="Garamond" w:hAnsi="Garamond"/>
          <w:sz w:val="24"/>
          <w:szCs w:val="24"/>
          <w:u w:val="single"/>
        </w:rPr>
      </w:pPr>
      <w:r w:rsidRPr="00EB5C21">
        <w:rPr>
          <w:rFonts w:ascii="Garamond" w:hAnsi="Garamond"/>
          <w:noProof/>
          <w:sz w:val="24"/>
          <w:szCs w:val="24"/>
          <w:u w:val="single"/>
          <w:lang w:eastAsia="fr-FR"/>
        </w:rPr>
        <w:drawing>
          <wp:anchor distT="0" distB="0" distL="114300" distR="114300" simplePos="0" relativeHeight="251666432" behindDoc="1" locked="0" layoutInCell="1" allowOverlap="1" wp14:anchorId="6C2B8683" wp14:editId="5CD4520A">
            <wp:simplePos x="0" y="0"/>
            <wp:positionH relativeFrom="margin">
              <wp:posOffset>1121410</wp:posOffset>
            </wp:positionH>
            <wp:positionV relativeFrom="paragraph">
              <wp:posOffset>3810</wp:posOffset>
            </wp:positionV>
            <wp:extent cx="5029200" cy="2346960"/>
            <wp:effectExtent l="0" t="0" r="0" b="15240"/>
            <wp:wrapTight wrapText="bothSides">
              <wp:wrapPolygon edited="0">
                <wp:start x="0" y="0"/>
                <wp:lineTo x="0" y="21565"/>
                <wp:lineTo x="21518" y="21565"/>
                <wp:lineTo x="21518" y="0"/>
                <wp:lineTo x="0" y="0"/>
              </wp:wrapPolygon>
            </wp:wrapTight>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7ADE0765" w14:textId="77777777" w:rsidR="00BE1BD7" w:rsidRPr="00EB5C21" w:rsidRDefault="00BE1BD7" w:rsidP="00EB5C21">
      <w:pPr>
        <w:spacing w:line="360" w:lineRule="auto"/>
        <w:rPr>
          <w:rFonts w:ascii="Garamond" w:hAnsi="Garamond"/>
          <w:sz w:val="24"/>
          <w:szCs w:val="24"/>
          <w:u w:val="single"/>
        </w:rPr>
      </w:pPr>
    </w:p>
    <w:p w14:paraId="32CEB876" w14:textId="77777777" w:rsidR="00BE1BD7" w:rsidRPr="00EB5C21" w:rsidRDefault="00BE1BD7" w:rsidP="00EB5C21">
      <w:pPr>
        <w:spacing w:line="360" w:lineRule="auto"/>
        <w:rPr>
          <w:rFonts w:ascii="Garamond" w:hAnsi="Garamond"/>
          <w:sz w:val="24"/>
          <w:szCs w:val="24"/>
          <w:u w:val="single"/>
        </w:rPr>
      </w:pPr>
    </w:p>
    <w:p w14:paraId="3F8749A1" w14:textId="77777777" w:rsidR="00BE1BD7" w:rsidRPr="00EB5C21" w:rsidRDefault="00BE1BD7" w:rsidP="00EB5C21">
      <w:pPr>
        <w:spacing w:line="360" w:lineRule="auto"/>
        <w:rPr>
          <w:rFonts w:ascii="Garamond" w:hAnsi="Garamond"/>
          <w:sz w:val="24"/>
          <w:szCs w:val="24"/>
          <w:u w:val="single"/>
        </w:rPr>
      </w:pPr>
    </w:p>
    <w:p w14:paraId="44207942" w14:textId="77777777" w:rsidR="00BE1BD7" w:rsidRPr="00EB5C21" w:rsidRDefault="00BE1BD7" w:rsidP="00EB5C21">
      <w:pPr>
        <w:spacing w:line="360" w:lineRule="auto"/>
        <w:rPr>
          <w:rFonts w:ascii="Garamond" w:hAnsi="Garamond"/>
          <w:sz w:val="24"/>
          <w:szCs w:val="24"/>
          <w:u w:val="single"/>
        </w:rPr>
      </w:pPr>
    </w:p>
    <w:p w14:paraId="2CD8B5AA" w14:textId="77777777" w:rsidR="00BE1BD7" w:rsidRPr="00EB5C21" w:rsidRDefault="00BE1BD7" w:rsidP="00EB5C21">
      <w:pPr>
        <w:spacing w:line="360" w:lineRule="auto"/>
        <w:rPr>
          <w:rFonts w:ascii="Garamond" w:hAnsi="Garamond"/>
          <w:sz w:val="24"/>
          <w:szCs w:val="24"/>
          <w:u w:val="single"/>
        </w:rPr>
      </w:pPr>
    </w:p>
    <w:p w14:paraId="10BE08B0" w14:textId="4C782987" w:rsidR="00BE1BD7" w:rsidRPr="00EB5C21" w:rsidRDefault="00BE1BD7" w:rsidP="00EB5C21">
      <w:pPr>
        <w:pStyle w:val="Paragraphedeliste"/>
        <w:numPr>
          <w:ilvl w:val="0"/>
          <w:numId w:val="7"/>
        </w:numPr>
        <w:spacing w:line="360" w:lineRule="auto"/>
        <w:rPr>
          <w:rFonts w:ascii="Garamond" w:hAnsi="Garamond"/>
          <w:sz w:val="24"/>
          <w:szCs w:val="24"/>
        </w:rPr>
      </w:pPr>
      <w:del w:id="250" w:author="Dr KROA" w:date="2024-08-10T11:20:00Z">
        <w:r w:rsidRPr="00EB5C21" w:rsidDel="00222527">
          <w:rPr>
            <w:rFonts w:ascii="Garamond" w:hAnsi="Garamond"/>
            <w:sz w:val="24"/>
            <w:szCs w:val="24"/>
            <w:u w:val="single"/>
          </w:rPr>
          <w:lastRenderedPageBreak/>
          <w:delText>Interprétations :</w:delText>
        </w:r>
        <w:r w:rsidRPr="00EB5C21" w:rsidDel="00222527">
          <w:rPr>
            <w:rFonts w:ascii="Garamond" w:hAnsi="Garamond"/>
            <w:sz w:val="24"/>
            <w:szCs w:val="24"/>
          </w:rPr>
          <w:delText xml:space="preserve"> </w:delText>
        </w:r>
      </w:del>
      <w:r w:rsidRPr="00EB5C21">
        <w:rPr>
          <w:rFonts w:ascii="Garamond" w:hAnsi="Garamond"/>
          <w:sz w:val="24"/>
          <w:szCs w:val="24"/>
        </w:rPr>
        <w:t xml:space="preserve">80% des artisans n'ont </w:t>
      </w:r>
      <w:ins w:id="251" w:author="Dr KROA" w:date="2024-08-10T11:20:00Z">
        <w:r w:rsidR="00222527">
          <w:rPr>
            <w:rFonts w:ascii="Garamond" w:hAnsi="Garamond"/>
            <w:sz w:val="24"/>
            <w:szCs w:val="24"/>
          </w:rPr>
          <w:t xml:space="preserve">pas </w:t>
        </w:r>
      </w:ins>
      <w:r w:rsidRPr="00EB5C21">
        <w:rPr>
          <w:rFonts w:ascii="Garamond" w:hAnsi="Garamond"/>
          <w:sz w:val="24"/>
          <w:szCs w:val="24"/>
        </w:rPr>
        <w:t xml:space="preserve">réalisé </w:t>
      </w:r>
      <w:del w:id="252" w:author="Dr KROA" w:date="2024-08-10T11:20:00Z">
        <w:r w:rsidRPr="00EB5C21" w:rsidDel="00222527">
          <w:rPr>
            <w:rFonts w:ascii="Garamond" w:hAnsi="Garamond"/>
            <w:sz w:val="24"/>
            <w:szCs w:val="24"/>
          </w:rPr>
          <w:delText>des</w:delText>
        </w:r>
      </w:del>
      <w:r w:rsidRPr="00EB5C21">
        <w:rPr>
          <w:rFonts w:ascii="Garamond" w:hAnsi="Garamond"/>
          <w:sz w:val="24"/>
          <w:szCs w:val="24"/>
        </w:rPr>
        <w:t xml:space="preserve"> </w:t>
      </w:r>
      <w:ins w:id="253" w:author="Dr KROA" w:date="2024-08-10T11:20:00Z">
        <w:r w:rsidR="00222527">
          <w:rPr>
            <w:rFonts w:ascii="Garamond" w:hAnsi="Garamond"/>
            <w:sz w:val="24"/>
            <w:szCs w:val="24"/>
          </w:rPr>
          <w:t>d’</w:t>
        </w:r>
      </w:ins>
      <w:r w:rsidRPr="00EB5C21">
        <w:rPr>
          <w:rFonts w:ascii="Garamond" w:hAnsi="Garamond"/>
          <w:sz w:val="24"/>
          <w:szCs w:val="24"/>
        </w:rPr>
        <w:t xml:space="preserve">études de marché alors </w:t>
      </w:r>
      <w:ins w:id="254" w:author="Dr KROA" w:date="2024-08-10T11:25:00Z">
        <w:r w:rsidR="00222527">
          <w:rPr>
            <w:rFonts w:ascii="Garamond" w:hAnsi="Garamond"/>
            <w:sz w:val="24"/>
            <w:szCs w:val="24"/>
          </w:rPr>
          <w:t xml:space="preserve">que </w:t>
        </w:r>
      </w:ins>
      <w:ins w:id="255" w:author="Dr KROA" w:date="2024-08-10T11:21:00Z">
        <w:r w:rsidR="00222527">
          <w:rPr>
            <w:rFonts w:ascii="Garamond" w:hAnsi="Garamond"/>
            <w:sz w:val="24"/>
            <w:szCs w:val="24"/>
          </w:rPr>
          <w:t>20</w:t>
        </w:r>
      </w:ins>
      <w:del w:id="256" w:author="Dr KROA" w:date="2024-08-10T11:25:00Z">
        <w:r w:rsidRPr="00EB5C21" w:rsidDel="00222527">
          <w:rPr>
            <w:rFonts w:ascii="Garamond" w:hAnsi="Garamond"/>
            <w:sz w:val="24"/>
            <w:szCs w:val="24"/>
          </w:rPr>
          <w:delText>19%</w:delText>
        </w:r>
      </w:del>
      <w:r w:rsidRPr="00EB5C21">
        <w:rPr>
          <w:rFonts w:ascii="Garamond" w:hAnsi="Garamond"/>
          <w:sz w:val="24"/>
          <w:szCs w:val="24"/>
        </w:rPr>
        <w:t xml:space="preserve"> </w:t>
      </w:r>
      <w:del w:id="257" w:author="Dr KROA" w:date="2024-08-10T11:26:00Z">
        <w:r w:rsidRPr="00EB5C21" w:rsidDel="00222527">
          <w:rPr>
            <w:rFonts w:ascii="Garamond" w:hAnsi="Garamond"/>
            <w:sz w:val="24"/>
            <w:szCs w:val="24"/>
          </w:rPr>
          <w:delText xml:space="preserve">seulement des </w:delText>
        </w:r>
      </w:del>
      <w:ins w:id="258" w:author="Dr KROA" w:date="2024-08-10T11:27:00Z">
        <w:r w:rsidR="00222527">
          <w:rPr>
            <w:rFonts w:ascii="Garamond" w:hAnsi="Garamond"/>
            <w:sz w:val="24"/>
            <w:szCs w:val="24"/>
          </w:rPr>
          <w:t xml:space="preserve">des artisans ont réalisé des études de marché avant leurs installations. </w:t>
        </w:r>
      </w:ins>
      <w:del w:id="259" w:author="Dr KROA" w:date="2024-08-10T11:27:00Z">
        <w:r w:rsidRPr="00EB5C21" w:rsidDel="00222527">
          <w:rPr>
            <w:rFonts w:ascii="Garamond" w:hAnsi="Garamond"/>
            <w:sz w:val="24"/>
            <w:szCs w:val="24"/>
          </w:rPr>
          <w:delText>ceux recenser affirme en avoir fait ses études.</w:delText>
        </w:r>
      </w:del>
    </w:p>
    <w:p w14:paraId="655FF7D1" w14:textId="77777777" w:rsidR="00841E80" w:rsidRPr="00EB5C21" w:rsidRDefault="00841E80" w:rsidP="00EB5C21">
      <w:pPr>
        <w:spacing w:line="360" w:lineRule="auto"/>
        <w:rPr>
          <w:rFonts w:ascii="Garamond" w:hAnsi="Garamond"/>
          <w:sz w:val="24"/>
          <w:szCs w:val="24"/>
        </w:rPr>
      </w:pPr>
    </w:p>
    <w:p w14:paraId="2DB2E964" w14:textId="77777777" w:rsidR="00841E80" w:rsidRPr="00EB5C21" w:rsidRDefault="00841E80" w:rsidP="00EB5C21">
      <w:pPr>
        <w:pStyle w:val="Paragraphedeliste"/>
        <w:numPr>
          <w:ilvl w:val="0"/>
          <w:numId w:val="2"/>
        </w:numPr>
        <w:spacing w:line="360" w:lineRule="auto"/>
        <w:jc w:val="center"/>
        <w:rPr>
          <w:rFonts w:ascii="Garamond" w:hAnsi="Garamond"/>
          <w:b/>
          <w:bCs/>
          <w:sz w:val="24"/>
          <w:szCs w:val="24"/>
        </w:rPr>
      </w:pPr>
      <w:r w:rsidRPr="00EB5C21">
        <w:rPr>
          <w:rFonts w:ascii="Garamond" w:hAnsi="Garamond"/>
          <w:b/>
          <w:bCs/>
          <w:sz w:val="24"/>
          <w:szCs w:val="24"/>
        </w:rPr>
        <w:t>PROMOTION DE MARCHANDISES EN LIGNE</w:t>
      </w:r>
    </w:p>
    <w:p w14:paraId="43B05A59" w14:textId="05C320AF" w:rsidR="00841E80" w:rsidRPr="00EB5C21" w:rsidRDefault="00841E80" w:rsidP="00EB5C21">
      <w:pPr>
        <w:pStyle w:val="Paragraphedeliste"/>
        <w:numPr>
          <w:ilvl w:val="0"/>
          <w:numId w:val="8"/>
        </w:numPr>
        <w:spacing w:line="360" w:lineRule="auto"/>
        <w:rPr>
          <w:rFonts w:ascii="Garamond" w:hAnsi="Garamond"/>
          <w:sz w:val="24"/>
          <w:szCs w:val="24"/>
          <w:u w:val="single"/>
        </w:rPr>
      </w:pPr>
      <w:del w:id="260" w:author="Dr KROA" w:date="2024-08-10T11:30:00Z">
        <w:r w:rsidRPr="00EB5C21" w:rsidDel="00C3182E">
          <w:rPr>
            <w:rFonts w:ascii="Garamond" w:hAnsi="Garamond"/>
            <w:sz w:val="24"/>
            <w:szCs w:val="24"/>
            <w:u w:val="single"/>
          </w:rPr>
          <w:delText>Analyses</w:delText>
        </w:r>
      </w:del>
    </w:p>
    <w:tbl>
      <w:tblPr>
        <w:tblW w:w="0" w:type="auto"/>
        <w:tblInd w:w="2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02"/>
        <w:gridCol w:w="2880"/>
      </w:tblGrid>
      <w:tr w:rsidR="00841E80" w:rsidRPr="00EB5C21" w14:paraId="6CB902A0" w14:textId="77777777" w:rsidTr="002760A3">
        <w:trPr>
          <w:trHeight w:val="195"/>
        </w:trPr>
        <w:tc>
          <w:tcPr>
            <w:tcW w:w="3802" w:type="dxa"/>
            <w:tcBorders>
              <w:top w:val="nil"/>
              <w:left w:val="nil"/>
            </w:tcBorders>
            <w:vAlign w:val="center"/>
          </w:tcPr>
          <w:p w14:paraId="5F86EAF0" w14:textId="77777777" w:rsidR="00841E80" w:rsidRPr="00EB5C21" w:rsidRDefault="00841E80" w:rsidP="00EB5C21">
            <w:pPr>
              <w:spacing w:after="0" w:line="360" w:lineRule="auto"/>
              <w:jc w:val="center"/>
              <w:rPr>
                <w:rFonts w:ascii="Garamond" w:hAnsi="Garamond"/>
                <w:sz w:val="24"/>
                <w:szCs w:val="24"/>
              </w:rPr>
            </w:pPr>
          </w:p>
        </w:tc>
        <w:tc>
          <w:tcPr>
            <w:tcW w:w="2880" w:type="dxa"/>
            <w:vAlign w:val="center"/>
          </w:tcPr>
          <w:p w14:paraId="55EFD486" w14:textId="441371EC" w:rsidR="00841E80" w:rsidRPr="00EB5C21" w:rsidRDefault="00841E80" w:rsidP="00EB5C21">
            <w:pPr>
              <w:spacing w:after="0" w:line="360" w:lineRule="auto"/>
              <w:jc w:val="center"/>
              <w:rPr>
                <w:rFonts w:ascii="Garamond" w:hAnsi="Garamond"/>
                <w:sz w:val="24"/>
                <w:szCs w:val="24"/>
              </w:rPr>
            </w:pPr>
            <w:del w:id="261" w:author="Dr KROA" w:date="2024-08-10T11:30:00Z">
              <w:r w:rsidRPr="00EB5C21" w:rsidDel="00C3182E">
                <w:rPr>
                  <w:rFonts w:ascii="Garamond" w:hAnsi="Garamond"/>
                  <w:sz w:val="24"/>
                  <w:szCs w:val="24"/>
                </w:rPr>
                <w:delText>Total</w:delText>
              </w:r>
            </w:del>
          </w:p>
        </w:tc>
      </w:tr>
      <w:tr w:rsidR="00841E80" w:rsidRPr="00EB5C21" w14:paraId="57FB1BAA" w14:textId="77777777" w:rsidTr="002760A3">
        <w:trPr>
          <w:trHeight w:val="53"/>
        </w:trPr>
        <w:tc>
          <w:tcPr>
            <w:tcW w:w="3802" w:type="dxa"/>
            <w:vAlign w:val="center"/>
          </w:tcPr>
          <w:p w14:paraId="10A6AE30"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Oui</w:t>
            </w:r>
          </w:p>
        </w:tc>
        <w:tc>
          <w:tcPr>
            <w:tcW w:w="2880" w:type="dxa"/>
            <w:vAlign w:val="center"/>
          </w:tcPr>
          <w:p w14:paraId="657516DD"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5116</w:t>
            </w:r>
          </w:p>
        </w:tc>
      </w:tr>
      <w:tr w:rsidR="00841E80" w:rsidRPr="00EB5C21" w14:paraId="6F15FFCF" w14:textId="77777777" w:rsidTr="002760A3">
        <w:trPr>
          <w:trHeight w:val="161"/>
        </w:trPr>
        <w:tc>
          <w:tcPr>
            <w:tcW w:w="3802" w:type="dxa"/>
            <w:vAlign w:val="center"/>
          </w:tcPr>
          <w:p w14:paraId="57611A81"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Non</w:t>
            </w:r>
          </w:p>
        </w:tc>
        <w:tc>
          <w:tcPr>
            <w:tcW w:w="2880" w:type="dxa"/>
            <w:vAlign w:val="center"/>
          </w:tcPr>
          <w:p w14:paraId="4342A739"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360</w:t>
            </w:r>
          </w:p>
        </w:tc>
      </w:tr>
    </w:tbl>
    <w:p w14:paraId="3A039AB1" w14:textId="77777777" w:rsidR="00841E80" w:rsidRPr="00EB5C21" w:rsidRDefault="00841E80" w:rsidP="00EB5C21">
      <w:pPr>
        <w:spacing w:line="360" w:lineRule="auto"/>
        <w:rPr>
          <w:rFonts w:ascii="Garamond" w:hAnsi="Garamond"/>
          <w:sz w:val="24"/>
          <w:szCs w:val="24"/>
          <w:u w:val="single"/>
        </w:rPr>
      </w:pPr>
      <w:r w:rsidRPr="00EB5C21">
        <w:rPr>
          <w:rFonts w:ascii="Garamond" w:hAnsi="Garamond"/>
          <w:noProof/>
          <w:sz w:val="24"/>
          <w:szCs w:val="24"/>
          <w:u w:val="single"/>
          <w:lang w:eastAsia="fr-FR"/>
        </w:rPr>
        <w:drawing>
          <wp:anchor distT="0" distB="0" distL="114300" distR="114300" simplePos="0" relativeHeight="251668480" behindDoc="1" locked="0" layoutInCell="1" allowOverlap="1" wp14:anchorId="585C2C9D" wp14:editId="63285AD9">
            <wp:simplePos x="0" y="0"/>
            <wp:positionH relativeFrom="margin">
              <wp:posOffset>757374</wp:posOffset>
            </wp:positionH>
            <wp:positionV relativeFrom="paragraph">
              <wp:posOffset>314164</wp:posOffset>
            </wp:positionV>
            <wp:extent cx="5486400" cy="2490470"/>
            <wp:effectExtent l="0" t="0" r="0" b="5080"/>
            <wp:wrapTight wrapText="bothSides">
              <wp:wrapPolygon edited="0">
                <wp:start x="0" y="0"/>
                <wp:lineTo x="0" y="21479"/>
                <wp:lineTo x="21525" y="21479"/>
                <wp:lineTo x="21525" y="0"/>
                <wp:lineTo x="0" y="0"/>
              </wp:wrapPolygon>
            </wp:wrapTight>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V relativeFrom="margin">
              <wp14:pctHeight>0</wp14:pctHeight>
            </wp14:sizeRelV>
          </wp:anchor>
        </w:drawing>
      </w:r>
    </w:p>
    <w:p w14:paraId="375240C2" w14:textId="77777777" w:rsidR="00841E80" w:rsidRPr="00EB5C21" w:rsidRDefault="00841E80" w:rsidP="00EB5C21">
      <w:pPr>
        <w:spacing w:line="360" w:lineRule="auto"/>
        <w:rPr>
          <w:rFonts w:ascii="Garamond" w:hAnsi="Garamond"/>
          <w:sz w:val="24"/>
          <w:szCs w:val="24"/>
          <w:u w:val="single"/>
        </w:rPr>
      </w:pPr>
    </w:p>
    <w:p w14:paraId="698B1EC0" w14:textId="77777777" w:rsidR="00841E80" w:rsidRPr="00EB5C21" w:rsidRDefault="00841E80" w:rsidP="00EB5C21">
      <w:pPr>
        <w:spacing w:line="360" w:lineRule="auto"/>
        <w:rPr>
          <w:rFonts w:ascii="Garamond" w:hAnsi="Garamond"/>
          <w:sz w:val="24"/>
          <w:szCs w:val="24"/>
          <w:u w:val="single"/>
        </w:rPr>
      </w:pPr>
    </w:p>
    <w:p w14:paraId="1927A882" w14:textId="77777777" w:rsidR="00841E80" w:rsidRPr="00EB5C21" w:rsidRDefault="00841E80" w:rsidP="00EB5C21">
      <w:pPr>
        <w:spacing w:line="360" w:lineRule="auto"/>
        <w:rPr>
          <w:rFonts w:ascii="Garamond" w:hAnsi="Garamond"/>
          <w:sz w:val="24"/>
          <w:szCs w:val="24"/>
          <w:u w:val="single"/>
        </w:rPr>
      </w:pPr>
    </w:p>
    <w:p w14:paraId="21784743" w14:textId="77777777" w:rsidR="00841E80" w:rsidRPr="00EB5C21" w:rsidRDefault="00841E80" w:rsidP="00EB5C21">
      <w:pPr>
        <w:spacing w:line="360" w:lineRule="auto"/>
        <w:rPr>
          <w:rFonts w:ascii="Garamond" w:hAnsi="Garamond"/>
          <w:sz w:val="24"/>
          <w:szCs w:val="24"/>
          <w:u w:val="single"/>
        </w:rPr>
      </w:pPr>
    </w:p>
    <w:p w14:paraId="1E52AC7C" w14:textId="77777777" w:rsidR="00841E80" w:rsidRPr="00EB5C21" w:rsidRDefault="00841E80" w:rsidP="00EB5C21">
      <w:pPr>
        <w:spacing w:line="360" w:lineRule="auto"/>
        <w:rPr>
          <w:rFonts w:ascii="Garamond" w:hAnsi="Garamond"/>
          <w:sz w:val="24"/>
          <w:szCs w:val="24"/>
          <w:u w:val="single"/>
        </w:rPr>
      </w:pPr>
    </w:p>
    <w:p w14:paraId="64AFCE09" w14:textId="77777777" w:rsidR="00841E80" w:rsidRPr="00EB5C21" w:rsidRDefault="00841E80" w:rsidP="00EB5C21">
      <w:pPr>
        <w:spacing w:line="360" w:lineRule="auto"/>
        <w:rPr>
          <w:rFonts w:ascii="Garamond" w:hAnsi="Garamond"/>
          <w:sz w:val="24"/>
          <w:szCs w:val="24"/>
          <w:u w:val="single"/>
        </w:rPr>
      </w:pPr>
    </w:p>
    <w:p w14:paraId="478029ED" w14:textId="77777777" w:rsidR="00841E80" w:rsidRPr="00EB5C21" w:rsidRDefault="00841E80" w:rsidP="00EB5C21">
      <w:pPr>
        <w:spacing w:line="360" w:lineRule="auto"/>
        <w:rPr>
          <w:rFonts w:ascii="Garamond" w:hAnsi="Garamond"/>
          <w:sz w:val="24"/>
          <w:szCs w:val="24"/>
          <w:u w:val="single"/>
        </w:rPr>
      </w:pPr>
    </w:p>
    <w:p w14:paraId="1AD55034" w14:textId="48F56785" w:rsidR="00841E80" w:rsidRPr="00EB5C21" w:rsidRDefault="00841E80" w:rsidP="00EB5C21">
      <w:pPr>
        <w:pStyle w:val="Paragraphedeliste"/>
        <w:numPr>
          <w:ilvl w:val="0"/>
          <w:numId w:val="8"/>
        </w:numPr>
        <w:spacing w:line="360" w:lineRule="auto"/>
        <w:rPr>
          <w:rFonts w:ascii="Garamond" w:hAnsi="Garamond"/>
          <w:sz w:val="24"/>
          <w:szCs w:val="24"/>
          <w:u w:val="single"/>
        </w:rPr>
      </w:pPr>
      <w:del w:id="262" w:author="Dr KROA" w:date="2024-08-10T11:30:00Z">
        <w:r w:rsidRPr="00EB5C21" w:rsidDel="00C3182E">
          <w:rPr>
            <w:rFonts w:ascii="Garamond" w:hAnsi="Garamond"/>
            <w:sz w:val="24"/>
            <w:szCs w:val="24"/>
            <w:u w:val="single"/>
          </w:rPr>
          <w:delText>Interprétations :</w:delText>
        </w:r>
        <w:r w:rsidRPr="00EB5C21" w:rsidDel="00C3182E">
          <w:rPr>
            <w:sz w:val="24"/>
            <w:szCs w:val="24"/>
          </w:rPr>
          <w:delText xml:space="preserve"> </w:delText>
        </w:r>
      </w:del>
      <w:r w:rsidRPr="00EB5C21">
        <w:rPr>
          <w:rFonts w:ascii="Garamond" w:hAnsi="Garamond"/>
          <w:sz w:val="24"/>
          <w:szCs w:val="24"/>
        </w:rPr>
        <w:t>93% des artisans recenser approuve</w:t>
      </w:r>
      <w:ins w:id="263" w:author="Dr KROA" w:date="2024-08-10T11:31:00Z">
        <w:r w:rsidR="00C3182E">
          <w:rPr>
            <w:rFonts w:ascii="Garamond" w:hAnsi="Garamond"/>
            <w:sz w:val="24"/>
            <w:szCs w:val="24"/>
          </w:rPr>
          <w:t>nt l’idée de faire la promotion de leurs articles en ligne,</w:t>
        </w:r>
      </w:ins>
      <w:r w:rsidRPr="00EB5C21">
        <w:rPr>
          <w:rFonts w:ascii="Garamond" w:hAnsi="Garamond"/>
          <w:sz w:val="24"/>
          <w:szCs w:val="24"/>
        </w:rPr>
        <w:t xml:space="preserve"> </w:t>
      </w:r>
      <w:del w:id="264" w:author="Dr KROA" w:date="2024-08-10T11:32:00Z">
        <w:r w:rsidRPr="00EB5C21" w:rsidDel="00C3182E">
          <w:rPr>
            <w:rFonts w:ascii="Garamond" w:hAnsi="Garamond"/>
            <w:sz w:val="24"/>
            <w:szCs w:val="24"/>
          </w:rPr>
          <w:delText xml:space="preserve">cette assertion </w:delText>
        </w:r>
      </w:del>
      <w:r w:rsidRPr="00EB5C21">
        <w:rPr>
          <w:rFonts w:ascii="Garamond" w:hAnsi="Garamond"/>
          <w:sz w:val="24"/>
          <w:szCs w:val="24"/>
        </w:rPr>
        <w:t>tandis que 6% sont contre.</w:t>
      </w:r>
      <w:ins w:id="265" w:author="Dr KROA" w:date="2024-08-10T11:32:00Z">
        <w:r w:rsidR="00C3182E">
          <w:rPr>
            <w:rFonts w:ascii="Garamond" w:hAnsi="Garamond"/>
            <w:sz w:val="24"/>
            <w:szCs w:val="24"/>
          </w:rPr>
          <w:t xml:space="preserve"> La raison principale évoqué</w:t>
        </w:r>
      </w:ins>
      <w:ins w:id="266" w:author="Dr KROA" w:date="2024-08-10T11:34:00Z">
        <w:r w:rsidR="00C3182E">
          <w:rPr>
            <w:rFonts w:ascii="Garamond" w:hAnsi="Garamond"/>
            <w:sz w:val="24"/>
            <w:szCs w:val="24"/>
          </w:rPr>
          <w:t>e</w:t>
        </w:r>
      </w:ins>
      <w:ins w:id="267" w:author="Dr KROA" w:date="2024-08-10T11:32:00Z">
        <w:r w:rsidR="00C3182E">
          <w:rPr>
            <w:rFonts w:ascii="Garamond" w:hAnsi="Garamond"/>
            <w:sz w:val="24"/>
            <w:szCs w:val="24"/>
          </w:rPr>
          <w:t xml:space="preserve"> est le risque de plagiat.</w:t>
        </w:r>
      </w:ins>
      <w:ins w:id="268" w:author="Dr KROA" w:date="2024-08-10T11:33:00Z">
        <w:r w:rsidR="00C3182E">
          <w:rPr>
            <w:rFonts w:ascii="Garamond" w:hAnsi="Garamond"/>
            <w:sz w:val="24"/>
            <w:szCs w:val="24"/>
          </w:rPr>
          <w:t xml:space="preserve"> </w:t>
        </w:r>
      </w:ins>
    </w:p>
    <w:p w14:paraId="04728BF9" w14:textId="77777777" w:rsidR="00841E80" w:rsidRPr="00EB5C21" w:rsidRDefault="00841E80" w:rsidP="00EB5C21">
      <w:pPr>
        <w:spacing w:line="360" w:lineRule="auto"/>
        <w:rPr>
          <w:rFonts w:ascii="Garamond" w:hAnsi="Garamond"/>
          <w:sz w:val="24"/>
          <w:szCs w:val="24"/>
        </w:rPr>
      </w:pPr>
    </w:p>
    <w:p w14:paraId="397081F6" w14:textId="77777777" w:rsidR="00841E80" w:rsidRPr="00EB5C21" w:rsidRDefault="00841E80" w:rsidP="00EB5C21">
      <w:pPr>
        <w:spacing w:line="360" w:lineRule="auto"/>
        <w:rPr>
          <w:rFonts w:ascii="Garamond" w:hAnsi="Garamond"/>
          <w:sz w:val="24"/>
          <w:szCs w:val="24"/>
          <w:u w:val="single"/>
        </w:rPr>
      </w:pPr>
    </w:p>
    <w:p w14:paraId="2C367E2E" w14:textId="7A80C328" w:rsidR="00841E80" w:rsidRPr="00EB5C21" w:rsidRDefault="004471B9" w:rsidP="00EB5C21">
      <w:pPr>
        <w:pStyle w:val="Paragraphedeliste"/>
        <w:numPr>
          <w:ilvl w:val="0"/>
          <w:numId w:val="2"/>
        </w:numPr>
        <w:spacing w:line="360" w:lineRule="auto"/>
        <w:jc w:val="center"/>
        <w:rPr>
          <w:rFonts w:ascii="Garamond" w:hAnsi="Garamond"/>
          <w:b/>
          <w:bCs/>
          <w:sz w:val="24"/>
          <w:szCs w:val="24"/>
        </w:rPr>
      </w:pPr>
      <w:ins w:id="269" w:author="Dr KROA" w:date="2024-08-10T11:34:00Z">
        <w:r>
          <w:rPr>
            <w:rFonts w:ascii="Garamond" w:hAnsi="Garamond"/>
            <w:b/>
            <w:bCs/>
            <w:sz w:val="24"/>
            <w:szCs w:val="24"/>
          </w:rPr>
          <w:t>LOC</w:t>
        </w:r>
      </w:ins>
      <w:ins w:id="270" w:author="Dr KROA" w:date="2024-08-10T11:35:00Z">
        <w:r>
          <w:rPr>
            <w:rFonts w:ascii="Garamond" w:hAnsi="Garamond"/>
            <w:b/>
            <w:bCs/>
            <w:sz w:val="24"/>
            <w:szCs w:val="24"/>
          </w:rPr>
          <w:t>ALISATION DES ARTIS</w:t>
        </w:r>
      </w:ins>
      <w:ins w:id="271" w:author="Dr KROA" w:date="2024-08-10T11:36:00Z">
        <w:r>
          <w:rPr>
            <w:rFonts w:ascii="Garamond" w:hAnsi="Garamond"/>
            <w:b/>
            <w:bCs/>
            <w:sz w:val="24"/>
            <w:szCs w:val="24"/>
          </w:rPr>
          <w:t xml:space="preserve">ANS </w:t>
        </w:r>
      </w:ins>
      <w:del w:id="272" w:author="Dr KROA" w:date="2024-08-10T11:36:00Z">
        <w:r w:rsidR="00841E80" w:rsidRPr="00EB5C21" w:rsidDel="004471B9">
          <w:rPr>
            <w:rFonts w:ascii="Garamond" w:hAnsi="Garamond"/>
            <w:b/>
            <w:bCs/>
            <w:sz w:val="24"/>
            <w:szCs w:val="24"/>
          </w:rPr>
          <w:delText>VILLE D’ENQUETE</w:delText>
        </w:r>
      </w:del>
    </w:p>
    <w:p w14:paraId="41936CF3" w14:textId="7A01F7D4" w:rsidR="00841E80" w:rsidRPr="00EB5C21" w:rsidRDefault="00841E80" w:rsidP="00EB5C21">
      <w:pPr>
        <w:pStyle w:val="Paragraphedeliste"/>
        <w:numPr>
          <w:ilvl w:val="0"/>
          <w:numId w:val="9"/>
        </w:numPr>
        <w:spacing w:line="360" w:lineRule="auto"/>
        <w:rPr>
          <w:rFonts w:ascii="Garamond" w:hAnsi="Garamond"/>
          <w:sz w:val="24"/>
          <w:szCs w:val="24"/>
          <w:u w:val="single"/>
        </w:rPr>
      </w:pPr>
      <w:del w:id="273" w:author="Dr KROA" w:date="2024-08-10T11:34:00Z">
        <w:r w:rsidRPr="00EB5C21" w:rsidDel="00C3182E">
          <w:rPr>
            <w:rFonts w:ascii="Garamond" w:hAnsi="Garamond"/>
            <w:sz w:val="24"/>
            <w:szCs w:val="24"/>
            <w:u w:val="single"/>
          </w:rPr>
          <w:delText>Analyses</w:delText>
        </w:r>
      </w:del>
    </w:p>
    <w:tbl>
      <w:tblPr>
        <w:tblW w:w="0" w:type="auto"/>
        <w:tblInd w:w="1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50"/>
        <w:gridCol w:w="3191"/>
      </w:tblGrid>
      <w:tr w:rsidR="00841E80" w:rsidRPr="00EB5C21" w14:paraId="2AED4A7C" w14:textId="77777777" w:rsidTr="002760A3">
        <w:trPr>
          <w:trHeight w:val="403"/>
        </w:trPr>
        <w:tc>
          <w:tcPr>
            <w:tcW w:w="4550" w:type="dxa"/>
            <w:tcBorders>
              <w:top w:val="nil"/>
              <w:left w:val="nil"/>
            </w:tcBorders>
            <w:vAlign w:val="center"/>
          </w:tcPr>
          <w:p w14:paraId="4FC76FA2" w14:textId="77777777" w:rsidR="00841E80" w:rsidRPr="00EB5C21" w:rsidRDefault="00841E80" w:rsidP="00EB5C21">
            <w:pPr>
              <w:spacing w:after="0" w:line="360" w:lineRule="auto"/>
              <w:jc w:val="center"/>
              <w:rPr>
                <w:rFonts w:ascii="Garamond" w:hAnsi="Garamond"/>
                <w:sz w:val="24"/>
                <w:szCs w:val="24"/>
                <w:u w:val="single"/>
              </w:rPr>
            </w:pPr>
          </w:p>
        </w:tc>
        <w:tc>
          <w:tcPr>
            <w:tcW w:w="3191" w:type="dxa"/>
            <w:vAlign w:val="center"/>
          </w:tcPr>
          <w:p w14:paraId="31126D06" w14:textId="12085AF8" w:rsidR="00841E80" w:rsidRPr="00EB5C21" w:rsidRDefault="00841E80" w:rsidP="00EB5C21">
            <w:pPr>
              <w:spacing w:after="0" w:line="360" w:lineRule="auto"/>
              <w:jc w:val="center"/>
              <w:rPr>
                <w:rFonts w:ascii="Garamond" w:hAnsi="Garamond"/>
                <w:sz w:val="24"/>
                <w:szCs w:val="24"/>
              </w:rPr>
            </w:pPr>
            <w:del w:id="274" w:author="Dr KROA" w:date="2024-08-10T11:36:00Z">
              <w:r w:rsidRPr="00EB5C21" w:rsidDel="004471B9">
                <w:rPr>
                  <w:rFonts w:ascii="Garamond" w:hAnsi="Garamond"/>
                  <w:sz w:val="24"/>
                  <w:szCs w:val="24"/>
                </w:rPr>
                <w:delText>Total</w:delText>
              </w:r>
            </w:del>
          </w:p>
        </w:tc>
      </w:tr>
      <w:tr w:rsidR="00841E80" w:rsidRPr="00EB5C21" w14:paraId="35A61970" w14:textId="77777777" w:rsidTr="002760A3">
        <w:trPr>
          <w:trHeight w:val="83"/>
        </w:trPr>
        <w:tc>
          <w:tcPr>
            <w:tcW w:w="4550" w:type="dxa"/>
            <w:vAlign w:val="center"/>
          </w:tcPr>
          <w:p w14:paraId="6C4F3F93"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1. Abidjan</w:t>
            </w:r>
          </w:p>
        </w:tc>
        <w:tc>
          <w:tcPr>
            <w:tcW w:w="3191" w:type="dxa"/>
            <w:vAlign w:val="center"/>
          </w:tcPr>
          <w:p w14:paraId="3746E403"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4146</w:t>
            </w:r>
          </w:p>
        </w:tc>
      </w:tr>
      <w:tr w:rsidR="00841E80" w:rsidRPr="00EB5C21" w14:paraId="2E807BF9" w14:textId="77777777" w:rsidTr="002760A3">
        <w:trPr>
          <w:trHeight w:val="56"/>
        </w:trPr>
        <w:tc>
          <w:tcPr>
            <w:tcW w:w="4550" w:type="dxa"/>
            <w:vAlign w:val="center"/>
          </w:tcPr>
          <w:p w14:paraId="402AA911"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2. Grand Bassam</w:t>
            </w:r>
          </w:p>
        </w:tc>
        <w:tc>
          <w:tcPr>
            <w:tcW w:w="3191" w:type="dxa"/>
            <w:vAlign w:val="center"/>
          </w:tcPr>
          <w:p w14:paraId="3FA4C0AD"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75</w:t>
            </w:r>
          </w:p>
        </w:tc>
      </w:tr>
      <w:tr w:rsidR="00841E80" w:rsidRPr="00EB5C21" w14:paraId="1358900C" w14:textId="77777777" w:rsidTr="002760A3">
        <w:trPr>
          <w:trHeight w:val="345"/>
        </w:trPr>
        <w:tc>
          <w:tcPr>
            <w:tcW w:w="4550" w:type="dxa"/>
            <w:vAlign w:val="center"/>
          </w:tcPr>
          <w:p w14:paraId="1220D21B"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3. Yamoussoukro</w:t>
            </w:r>
          </w:p>
        </w:tc>
        <w:tc>
          <w:tcPr>
            <w:tcW w:w="3191" w:type="dxa"/>
            <w:vAlign w:val="center"/>
          </w:tcPr>
          <w:p w14:paraId="102916B3"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96</w:t>
            </w:r>
          </w:p>
        </w:tc>
      </w:tr>
      <w:tr w:rsidR="00841E80" w:rsidRPr="00EB5C21" w14:paraId="1CA7D959" w14:textId="77777777" w:rsidTr="002760A3">
        <w:trPr>
          <w:trHeight w:val="322"/>
        </w:trPr>
        <w:tc>
          <w:tcPr>
            <w:tcW w:w="4550" w:type="dxa"/>
            <w:vAlign w:val="center"/>
          </w:tcPr>
          <w:p w14:paraId="479AC69E"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4. Bouaké</w:t>
            </w:r>
          </w:p>
        </w:tc>
        <w:tc>
          <w:tcPr>
            <w:tcW w:w="3191" w:type="dxa"/>
            <w:vAlign w:val="center"/>
          </w:tcPr>
          <w:p w14:paraId="17C28653"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245</w:t>
            </w:r>
          </w:p>
        </w:tc>
      </w:tr>
      <w:tr w:rsidR="00841E80" w:rsidRPr="00EB5C21" w14:paraId="28A160A2" w14:textId="77777777" w:rsidTr="002760A3">
        <w:trPr>
          <w:trHeight w:val="265"/>
        </w:trPr>
        <w:tc>
          <w:tcPr>
            <w:tcW w:w="4550" w:type="dxa"/>
            <w:vAlign w:val="center"/>
          </w:tcPr>
          <w:p w14:paraId="6E49F1D6"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5. Daloa</w:t>
            </w:r>
          </w:p>
        </w:tc>
        <w:tc>
          <w:tcPr>
            <w:tcW w:w="3191" w:type="dxa"/>
            <w:vAlign w:val="center"/>
          </w:tcPr>
          <w:p w14:paraId="25CF9C06"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70</w:t>
            </w:r>
          </w:p>
        </w:tc>
      </w:tr>
      <w:tr w:rsidR="00841E80" w:rsidRPr="00EB5C21" w14:paraId="0C87A0E1" w14:textId="77777777" w:rsidTr="002760A3">
        <w:trPr>
          <w:trHeight w:val="265"/>
        </w:trPr>
        <w:tc>
          <w:tcPr>
            <w:tcW w:w="4550" w:type="dxa"/>
            <w:vAlign w:val="center"/>
          </w:tcPr>
          <w:p w14:paraId="5204E125"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lastRenderedPageBreak/>
              <w:t>6. Korhogo</w:t>
            </w:r>
          </w:p>
        </w:tc>
        <w:tc>
          <w:tcPr>
            <w:tcW w:w="3191" w:type="dxa"/>
            <w:vAlign w:val="center"/>
          </w:tcPr>
          <w:p w14:paraId="203E2E6C"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53</w:t>
            </w:r>
          </w:p>
        </w:tc>
      </w:tr>
      <w:tr w:rsidR="00841E80" w:rsidRPr="00EB5C21" w14:paraId="51A18D41" w14:textId="77777777" w:rsidTr="002760A3">
        <w:trPr>
          <w:trHeight w:val="265"/>
        </w:trPr>
        <w:tc>
          <w:tcPr>
            <w:tcW w:w="4550" w:type="dxa"/>
            <w:vAlign w:val="center"/>
          </w:tcPr>
          <w:p w14:paraId="4A33A1B1"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7. Man</w:t>
            </w:r>
          </w:p>
        </w:tc>
        <w:tc>
          <w:tcPr>
            <w:tcW w:w="3191" w:type="dxa"/>
            <w:vAlign w:val="center"/>
          </w:tcPr>
          <w:p w14:paraId="39CEE7DB"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23</w:t>
            </w:r>
          </w:p>
        </w:tc>
      </w:tr>
      <w:tr w:rsidR="00841E80" w:rsidRPr="00EB5C21" w14:paraId="5788A2DB" w14:textId="77777777" w:rsidTr="002760A3">
        <w:trPr>
          <w:trHeight w:val="265"/>
        </w:trPr>
        <w:tc>
          <w:tcPr>
            <w:tcW w:w="4550" w:type="dxa"/>
            <w:vAlign w:val="center"/>
          </w:tcPr>
          <w:p w14:paraId="3DB4E881"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8. San-Pedro</w:t>
            </w:r>
          </w:p>
        </w:tc>
        <w:tc>
          <w:tcPr>
            <w:tcW w:w="3191" w:type="dxa"/>
            <w:vAlign w:val="center"/>
          </w:tcPr>
          <w:p w14:paraId="60487A4C"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53</w:t>
            </w:r>
          </w:p>
        </w:tc>
      </w:tr>
      <w:tr w:rsidR="00841E80" w:rsidRPr="00EB5C21" w14:paraId="31E8055D" w14:textId="77777777" w:rsidTr="002760A3">
        <w:trPr>
          <w:trHeight w:val="265"/>
        </w:trPr>
        <w:tc>
          <w:tcPr>
            <w:tcW w:w="4550" w:type="dxa"/>
            <w:vAlign w:val="center"/>
          </w:tcPr>
          <w:p w14:paraId="2FDC7EF5" w14:textId="77777777" w:rsidR="00841E80" w:rsidRPr="00EB5C21" w:rsidRDefault="00841E80" w:rsidP="00EB5C21">
            <w:pPr>
              <w:spacing w:after="0" w:line="360" w:lineRule="auto"/>
              <w:rPr>
                <w:rFonts w:ascii="Garamond" w:hAnsi="Garamond"/>
                <w:sz w:val="24"/>
                <w:szCs w:val="24"/>
              </w:rPr>
            </w:pPr>
            <w:r w:rsidRPr="00EB5C21">
              <w:rPr>
                <w:rFonts w:ascii="Garamond" w:hAnsi="Garamond"/>
                <w:sz w:val="24"/>
                <w:szCs w:val="24"/>
              </w:rPr>
              <w:t>9. Autre (Préciser)</w:t>
            </w:r>
          </w:p>
        </w:tc>
        <w:tc>
          <w:tcPr>
            <w:tcW w:w="3191" w:type="dxa"/>
            <w:vAlign w:val="center"/>
          </w:tcPr>
          <w:p w14:paraId="38FF36D9" w14:textId="77777777" w:rsidR="00841E80" w:rsidRPr="00EB5C21" w:rsidRDefault="00841E80" w:rsidP="00EB5C21">
            <w:pPr>
              <w:spacing w:after="0" w:line="360" w:lineRule="auto"/>
              <w:jc w:val="center"/>
              <w:rPr>
                <w:rFonts w:ascii="Garamond" w:hAnsi="Garamond"/>
                <w:sz w:val="24"/>
                <w:szCs w:val="24"/>
              </w:rPr>
            </w:pPr>
            <w:r w:rsidRPr="00EB5C21">
              <w:rPr>
                <w:rFonts w:ascii="Garamond" w:hAnsi="Garamond"/>
                <w:sz w:val="24"/>
                <w:szCs w:val="24"/>
              </w:rPr>
              <w:t>756</w:t>
            </w:r>
          </w:p>
        </w:tc>
      </w:tr>
    </w:tbl>
    <w:p w14:paraId="2D229528" w14:textId="77777777" w:rsidR="00841E80" w:rsidRPr="00EB5C21" w:rsidRDefault="00841E80" w:rsidP="00EB5C21">
      <w:pPr>
        <w:spacing w:line="360" w:lineRule="auto"/>
        <w:rPr>
          <w:rFonts w:ascii="Garamond" w:hAnsi="Garamond"/>
          <w:sz w:val="24"/>
          <w:szCs w:val="24"/>
          <w:u w:val="single"/>
        </w:rPr>
      </w:pPr>
      <w:commentRangeStart w:id="275"/>
      <w:r w:rsidRPr="00EB5C21">
        <w:rPr>
          <w:rFonts w:ascii="Garamond" w:hAnsi="Garamond"/>
          <w:noProof/>
          <w:sz w:val="24"/>
          <w:szCs w:val="24"/>
          <w:u w:val="single"/>
          <w:lang w:eastAsia="fr-FR"/>
        </w:rPr>
        <w:drawing>
          <wp:anchor distT="0" distB="0" distL="114300" distR="114300" simplePos="0" relativeHeight="251670528" behindDoc="1" locked="0" layoutInCell="1" allowOverlap="1" wp14:anchorId="1E32328B" wp14:editId="06C9ADB4">
            <wp:simplePos x="0" y="0"/>
            <wp:positionH relativeFrom="margin">
              <wp:posOffset>835319</wp:posOffset>
            </wp:positionH>
            <wp:positionV relativeFrom="paragraph">
              <wp:posOffset>137700</wp:posOffset>
            </wp:positionV>
            <wp:extent cx="5486400" cy="2647315"/>
            <wp:effectExtent l="0" t="0" r="0" b="635"/>
            <wp:wrapTight wrapText="bothSides">
              <wp:wrapPolygon edited="0">
                <wp:start x="0" y="0"/>
                <wp:lineTo x="0" y="21450"/>
                <wp:lineTo x="21525" y="21450"/>
                <wp:lineTo x="21525"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commentRangeEnd w:id="275"/>
      <w:r w:rsidR="004471B9">
        <w:rPr>
          <w:rStyle w:val="Marquedecommentaire"/>
        </w:rPr>
        <w:commentReference w:id="275"/>
      </w:r>
    </w:p>
    <w:p w14:paraId="22C0E73D" w14:textId="77777777" w:rsidR="00841E80" w:rsidRPr="00EB5C21" w:rsidRDefault="00841E80" w:rsidP="00EB5C21">
      <w:pPr>
        <w:spacing w:line="360" w:lineRule="auto"/>
        <w:rPr>
          <w:rFonts w:ascii="Garamond" w:hAnsi="Garamond"/>
          <w:sz w:val="24"/>
          <w:szCs w:val="24"/>
          <w:u w:val="single"/>
        </w:rPr>
      </w:pPr>
    </w:p>
    <w:p w14:paraId="5D73E27B" w14:textId="77777777" w:rsidR="00841E80" w:rsidRPr="00EB5C21" w:rsidRDefault="00841E80" w:rsidP="00EB5C21">
      <w:pPr>
        <w:spacing w:line="360" w:lineRule="auto"/>
        <w:rPr>
          <w:rFonts w:ascii="Garamond" w:hAnsi="Garamond"/>
          <w:sz w:val="24"/>
          <w:szCs w:val="24"/>
          <w:u w:val="single"/>
        </w:rPr>
      </w:pPr>
    </w:p>
    <w:p w14:paraId="41C461EC" w14:textId="77777777" w:rsidR="00841E80" w:rsidRPr="00EB5C21" w:rsidRDefault="00841E80" w:rsidP="00EB5C21">
      <w:pPr>
        <w:spacing w:line="360" w:lineRule="auto"/>
        <w:rPr>
          <w:rFonts w:ascii="Garamond" w:hAnsi="Garamond"/>
          <w:sz w:val="24"/>
          <w:szCs w:val="24"/>
          <w:u w:val="single"/>
        </w:rPr>
      </w:pPr>
    </w:p>
    <w:p w14:paraId="25ED8163" w14:textId="77777777" w:rsidR="00841E80" w:rsidRPr="00EB5C21" w:rsidRDefault="00841E80" w:rsidP="00EB5C21">
      <w:pPr>
        <w:spacing w:line="360" w:lineRule="auto"/>
        <w:rPr>
          <w:rFonts w:ascii="Garamond" w:hAnsi="Garamond"/>
          <w:sz w:val="24"/>
          <w:szCs w:val="24"/>
          <w:u w:val="single"/>
        </w:rPr>
      </w:pPr>
    </w:p>
    <w:p w14:paraId="238986F6" w14:textId="77777777" w:rsidR="00841E80" w:rsidRPr="00EB5C21" w:rsidRDefault="00841E80" w:rsidP="00EB5C21">
      <w:pPr>
        <w:spacing w:line="360" w:lineRule="auto"/>
        <w:rPr>
          <w:rFonts w:ascii="Garamond" w:hAnsi="Garamond"/>
          <w:sz w:val="24"/>
          <w:szCs w:val="24"/>
          <w:u w:val="single"/>
        </w:rPr>
      </w:pPr>
    </w:p>
    <w:p w14:paraId="6E0B5698" w14:textId="77777777" w:rsidR="00841E80" w:rsidRPr="00EB5C21" w:rsidRDefault="00841E80" w:rsidP="00EB5C21">
      <w:pPr>
        <w:spacing w:line="360" w:lineRule="auto"/>
        <w:rPr>
          <w:rFonts w:ascii="Garamond" w:hAnsi="Garamond"/>
          <w:sz w:val="24"/>
          <w:szCs w:val="24"/>
          <w:u w:val="single"/>
        </w:rPr>
      </w:pPr>
    </w:p>
    <w:p w14:paraId="4405ED25" w14:textId="35D88F6A" w:rsidR="00841E80" w:rsidRPr="00EB5C21" w:rsidRDefault="00841E80" w:rsidP="00EB5C21">
      <w:pPr>
        <w:pStyle w:val="Paragraphedeliste"/>
        <w:numPr>
          <w:ilvl w:val="0"/>
          <w:numId w:val="9"/>
        </w:numPr>
        <w:spacing w:line="360" w:lineRule="auto"/>
        <w:rPr>
          <w:rFonts w:ascii="Garamond" w:hAnsi="Garamond"/>
          <w:sz w:val="24"/>
          <w:szCs w:val="24"/>
        </w:rPr>
      </w:pPr>
      <w:del w:id="276" w:author="Dr KROA" w:date="2024-08-10T11:37:00Z">
        <w:r w:rsidRPr="00EB5C21" w:rsidDel="004471B9">
          <w:rPr>
            <w:rFonts w:ascii="Garamond" w:hAnsi="Garamond"/>
            <w:sz w:val="24"/>
            <w:szCs w:val="24"/>
            <w:u w:val="single"/>
          </w:rPr>
          <w:delText>Interprétations :</w:delText>
        </w:r>
        <w:r w:rsidRPr="00EB5C21" w:rsidDel="004471B9">
          <w:rPr>
            <w:rFonts w:ascii="Garamond" w:hAnsi="Garamond"/>
            <w:sz w:val="24"/>
            <w:szCs w:val="24"/>
          </w:rPr>
          <w:delText xml:space="preserve"> </w:delText>
        </w:r>
      </w:del>
      <w:r w:rsidRPr="00EB5C21">
        <w:rPr>
          <w:rFonts w:ascii="Garamond" w:hAnsi="Garamond"/>
          <w:sz w:val="24"/>
          <w:szCs w:val="24"/>
        </w:rPr>
        <w:t xml:space="preserve">Les artisans sont principalement situés à Abidjan, </w:t>
      </w:r>
      <w:del w:id="277" w:author="Dr KROA" w:date="2024-08-10T11:40:00Z">
        <w:r w:rsidRPr="00EB5C21" w:rsidDel="00286FC4">
          <w:rPr>
            <w:rFonts w:ascii="Garamond" w:hAnsi="Garamond"/>
            <w:sz w:val="24"/>
            <w:szCs w:val="24"/>
          </w:rPr>
          <w:delText xml:space="preserve">représentant une part majoritaire de </w:delText>
        </w:r>
      </w:del>
      <w:r w:rsidRPr="00EB5C21">
        <w:rPr>
          <w:rFonts w:ascii="Garamond" w:hAnsi="Garamond"/>
          <w:sz w:val="24"/>
          <w:szCs w:val="24"/>
        </w:rPr>
        <w:t xml:space="preserve">75,15%, suivis </w:t>
      </w:r>
      <w:ins w:id="278" w:author="Dr KROA" w:date="2024-08-10T11:40:00Z">
        <w:r w:rsidR="00286FC4">
          <w:rPr>
            <w:rFonts w:ascii="Garamond" w:hAnsi="Garamond"/>
            <w:sz w:val="24"/>
            <w:szCs w:val="24"/>
          </w:rPr>
          <w:t xml:space="preserve">de </w:t>
        </w:r>
      </w:ins>
      <w:del w:id="279" w:author="Dr KROA" w:date="2024-08-10T11:40:00Z">
        <w:r w:rsidRPr="00EB5C21" w:rsidDel="00286FC4">
          <w:rPr>
            <w:rFonts w:ascii="Garamond" w:hAnsi="Garamond"/>
            <w:sz w:val="24"/>
            <w:szCs w:val="24"/>
          </w:rPr>
          <w:delText xml:space="preserve">par </w:delText>
        </w:r>
      </w:del>
      <w:r w:rsidRPr="00EB5C21">
        <w:rPr>
          <w:rFonts w:ascii="Garamond" w:hAnsi="Garamond"/>
          <w:sz w:val="24"/>
          <w:szCs w:val="24"/>
        </w:rPr>
        <w:t xml:space="preserve">Bouaké </w:t>
      </w:r>
      <w:commentRangeStart w:id="280"/>
      <w:r w:rsidRPr="00EB5C21">
        <w:rPr>
          <w:rFonts w:ascii="Garamond" w:hAnsi="Garamond"/>
          <w:sz w:val="24"/>
          <w:szCs w:val="24"/>
        </w:rPr>
        <w:t xml:space="preserve">avec 4,44%. Ensuite, on trouve </w:t>
      </w:r>
      <w:ins w:id="281" w:author="Dr KROA" w:date="2024-08-10T11:47:00Z">
        <w:r w:rsidR="003221A7" w:rsidRPr="00EB5C21">
          <w:rPr>
            <w:rFonts w:ascii="Garamond" w:hAnsi="Garamond"/>
            <w:sz w:val="24"/>
            <w:szCs w:val="24"/>
          </w:rPr>
          <w:t>1,74%</w:t>
        </w:r>
        <w:r w:rsidR="003221A7">
          <w:rPr>
            <w:rFonts w:ascii="Garamond" w:hAnsi="Garamond"/>
            <w:sz w:val="24"/>
            <w:szCs w:val="24"/>
          </w:rPr>
          <w:t xml:space="preserve"> des artisans à</w:t>
        </w:r>
        <w:r w:rsidR="003221A7" w:rsidRPr="00EB5C21">
          <w:rPr>
            <w:rFonts w:ascii="Garamond" w:hAnsi="Garamond"/>
            <w:sz w:val="24"/>
            <w:szCs w:val="24"/>
          </w:rPr>
          <w:t xml:space="preserve"> </w:t>
        </w:r>
      </w:ins>
      <w:r w:rsidRPr="00EB5C21">
        <w:rPr>
          <w:rFonts w:ascii="Garamond" w:hAnsi="Garamond"/>
          <w:sz w:val="24"/>
          <w:szCs w:val="24"/>
        </w:rPr>
        <w:t xml:space="preserve">Yamoussoukro </w:t>
      </w:r>
      <w:del w:id="282" w:author="Dr KROA" w:date="2024-08-10T11:47:00Z">
        <w:r w:rsidRPr="00EB5C21" w:rsidDel="003221A7">
          <w:rPr>
            <w:rFonts w:ascii="Garamond" w:hAnsi="Garamond"/>
            <w:sz w:val="24"/>
            <w:szCs w:val="24"/>
          </w:rPr>
          <w:delText xml:space="preserve">avec 1,74%, </w:delText>
        </w:r>
      </w:del>
      <w:r w:rsidRPr="00EB5C21">
        <w:rPr>
          <w:rFonts w:ascii="Garamond" w:hAnsi="Garamond"/>
          <w:sz w:val="24"/>
          <w:szCs w:val="24"/>
        </w:rPr>
        <w:t>puis</w:t>
      </w:r>
      <w:ins w:id="283" w:author="Dr KROA" w:date="2024-08-10T11:48:00Z">
        <w:r w:rsidR="003221A7">
          <w:rPr>
            <w:rFonts w:ascii="Garamond" w:hAnsi="Garamond"/>
            <w:sz w:val="24"/>
            <w:szCs w:val="24"/>
          </w:rPr>
          <w:t xml:space="preserve"> </w:t>
        </w:r>
        <w:r w:rsidR="003221A7" w:rsidRPr="00EB5C21">
          <w:rPr>
            <w:rFonts w:ascii="Garamond" w:hAnsi="Garamond"/>
            <w:sz w:val="24"/>
            <w:szCs w:val="24"/>
          </w:rPr>
          <w:t xml:space="preserve">0,96% </w:t>
        </w:r>
        <w:r w:rsidR="003221A7">
          <w:rPr>
            <w:rFonts w:ascii="Garamond" w:hAnsi="Garamond"/>
            <w:sz w:val="24"/>
            <w:szCs w:val="24"/>
          </w:rPr>
          <w:t>à</w:t>
        </w:r>
      </w:ins>
      <w:r w:rsidRPr="00EB5C21">
        <w:rPr>
          <w:rFonts w:ascii="Garamond" w:hAnsi="Garamond"/>
          <w:sz w:val="24"/>
          <w:szCs w:val="24"/>
        </w:rPr>
        <w:t xml:space="preserve"> San-Pedro et </w:t>
      </w:r>
      <w:ins w:id="284" w:author="Dr KROA" w:date="2024-08-10T11:48:00Z">
        <w:r w:rsidR="003221A7" w:rsidRPr="00EB5C21">
          <w:rPr>
            <w:rFonts w:ascii="Garamond" w:hAnsi="Garamond"/>
            <w:sz w:val="24"/>
            <w:szCs w:val="24"/>
          </w:rPr>
          <w:t>0,96</w:t>
        </w:r>
      </w:ins>
      <w:ins w:id="285" w:author="Dr KROA" w:date="2024-08-10T11:49:00Z">
        <w:r w:rsidR="00F01225" w:rsidRPr="00EB5C21">
          <w:rPr>
            <w:rFonts w:ascii="Garamond" w:hAnsi="Garamond"/>
            <w:sz w:val="24"/>
            <w:szCs w:val="24"/>
          </w:rPr>
          <w:t xml:space="preserve">% </w:t>
        </w:r>
        <w:r w:rsidR="00F01225">
          <w:rPr>
            <w:rFonts w:ascii="Garamond" w:hAnsi="Garamond"/>
            <w:sz w:val="24"/>
            <w:szCs w:val="24"/>
          </w:rPr>
          <w:t>à</w:t>
        </w:r>
      </w:ins>
      <w:ins w:id="286" w:author="Dr KROA" w:date="2024-08-10T11:48:00Z">
        <w:r w:rsidR="003221A7">
          <w:rPr>
            <w:rFonts w:ascii="Garamond" w:hAnsi="Garamond"/>
            <w:sz w:val="24"/>
            <w:szCs w:val="24"/>
          </w:rPr>
          <w:t xml:space="preserve"> </w:t>
        </w:r>
      </w:ins>
      <w:r w:rsidRPr="00EB5C21">
        <w:rPr>
          <w:rFonts w:ascii="Garamond" w:hAnsi="Garamond"/>
          <w:sz w:val="24"/>
          <w:szCs w:val="24"/>
        </w:rPr>
        <w:t>Daloa</w:t>
      </w:r>
      <w:del w:id="287" w:author="Dr KROA" w:date="2024-08-10T11:48:00Z">
        <w:r w:rsidRPr="00EB5C21" w:rsidDel="003221A7">
          <w:rPr>
            <w:rFonts w:ascii="Garamond" w:hAnsi="Garamond"/>
            <w:sz w:val="24"/>
            <w:szCs w:val="24"/>
          </w:rPr>
          <w:delText xml:space="preserve"> avec respectivement 0,96% chacune</w:delText>
        </w:r>
      </w:del>
      <w:r w:rsidRPr="00EB5C21">
        <w:rPr>
          <w:rFonts w:ascii="Garamond" w:hAnsi="Garamond"/>
          <w:sz w:val="24"/>
          <w:szCs w:val="24"/>
        </w:rPr>
        <w:t>. Les villes de Grand Bassam, Korhogo et Man ont des pourcentages plus faibles</w:t>
      </w:r>
      <w:ins w:id="288" w:author="Dr KROA" w:date="2024-08-10T11:49:00Z">
        <w:r w:rsidR="00F01225">
          <w:rPr>
            <w:rFonts w:ascii="Garamond" w:hAnsi="Garamond"/>
            <w:sz w:val="24"/>
            <w:szCs w:val="24"/>
          </w:rPr>
          <w:t xml:space="preserve"> d’artisans</w:t>
        </w:r>
      </w:ins>
      <w:r w:rsidRPr="00EB5C21">
        <w:rPr>
          <w:rFonts w:ascii="Garamond" w:hAnsi="Garamond"/>
          <w:sz w:val="24"/>
          <w:szCs w:val="24"/>
        </w:rPr>
        <w:t xml:space="preserve">, avec </w:t>
      </w:r>
      <w:ins w:id="289" w:author="Dr KROA" w:date="2024-08-10T11:50:00Z">
        <w:r w:rsidR="00F01225" w:rsidRPr="00EB5C21">
          <w:rPr>
            <w:rFonts w:ascii="Garamond" w:hAnsi="Garamond"/>
            <w:sz w:val="24"/>
            <w:szCs w:val="24"/>
          </w:rPr>
          <w:t>respectivement</w:t>
        </w:r>
        <w:r w:rsidR="00F01225" w:rsidRPr="00EB5C21">
          <w:rPr>
            <w:rFonts w:ascii="Garamond" w:hAnsi="Garamond"/>
            <w:sz w:val="24"/>
            <w:szCs w:val="24"/>
          </w:rPr>
          <w:t xml:space="preserve"> </w:t>
        </w:r>
      </w:ins>
      <w:r w:rsidRPr="00EB5C21">
        <w:rPr>
          <w:rFonts w:ascii="Garamond" w:hAnsi="Garamond"/>
          <w:sz w:val="24"/>
          <w:szCs w:val="24"/>
        </w:rPr>
        <w:t>1,36%, 0,96% et 0,42%</w:t>
      </w:r>
      <w:del w:id="290" w:author="Dr KROA" w:date="2024-08-10T11:50:00Z">
        <w:r w:rsidRPr="00EB5C21" w:rsidDel="00F01225">
          <w:rPr>
            <w:rFonts w:ascii="Garamond" w:hAnsi="Garamond"/>
            <w:sz w:val="24"/>
            <w:szCs w:val="24"/>
          </w:rPr>
          <w:delText xml:space="preserve"> respectivement</w:delText>
        </w:r>
      </w:del>
      <w:r w:rsidRPr="00EB5C21">
        <w:rPr>
          <w:rFonts w:ascii="Garamond" w:hAnsi="Garamond"/>
          <w:sz w:val="24"/>
          <w:szCs w:val="24"/>
        </w:rPr>
        <w:t>. Enfin, 13,70% des artisans sont situés dans d'autres villes non spécifiées.</w:t>
      </w:r>
      <w:commentRangeEnd w:id="280"/>
      <w:r w:rsidR="00B91343">
        <w:rPr>
          <w:rStyle w:val="Marquedecommentaire"/>
        </w:rPr>
        <w:commentReference w:id="280"/>
      </w:r>
    </w:p>
    <w:p w14:paraId="32677BE2" w14:textId="77777777" w:rsidR="00BE1BD7" w:rsidRPr="00EB5C21" w:rsidRDefault="00BE1BD7" w:rsidP="00EB5C21">
      <w:pPr>
        <w:spacing w:line="360" w:lineRule="auto"/>
        <w:rPr>
          <w:rFonts w:ascii="Garamond" w:hAnsi="Garamond"/>
          <w:sz w:val="24"/>
          <w:szCs w:val="24"/>
        </w:rPr>
      </w:pPr>
    </w:p>
    <w:p w14:paraId="470865F7" w14:textId="77777777" w:rsidR="00213D07" w:rsidRPr="00EB5C21" w:rsidRDefault="00213D07" w:rsidP="00EB5C21">
      <w:pPr>
        <w:spacing w:line="360" w:lineRule="auto"/>
        <w:rPr>
          <w:rFonts w:ascii="Garamond" w:hAnsi="Garamond"/>
          <w:sz w:val="24"/>
          <w:szCs w:val="24"/>
        </w:rPr>
      </w:pPr>
    </w:p>
    <w:p w14:paraId="283C9EE8" w14:textId="1FA6A43C" w:rsidR="00213D07" w:rsidRPr="00EB5C21" w:rsidRDefault="00213D07" w:rsidP="00EB5C21">
      <w:pPr>
        <w:pStyle w:val="Paragraphedeliste"/>
        <w:numPr>
          <w:ilvl w:val="0"/>
          <w:numId w:val="2"/>
        </w:numPr>
        <w:spacing w:line="360" w:lineRule="auto"/>
        <w:jc w:val="center"/>
        <w:rPr>
          <w:rFonts w:ascii="Garamond" w:hAnsi="Garamond"/>
          <w:b/>
          <w:bCs/>
          <w:sz w:val="24"/>
          <w:szCs w:val="24"/>
        </w:rPr>
      </w:pPr>
      <w:r w:rsidRPr="00EB5C21">
        <w:rPr>
          <w:rFonts w:ascii="Garamond" w:hAnsi="Garamond"/>
          <w:b/>
          <w:bCs/>
          <w:sz w:val="24"/>
          <w:szCs w:val="24"/>
        </w:rPr>
        <w:t>PAGE PUBLICITAI</w:t>
      </w:r>
      <w:ins w:id="291" w:author="Dr KROA" w:date="2024-08-10T11:50:00Z">
        <w:r w:rsidR="00F01225">
          <w:rPr>
            <w:rFonts w:ascii="Garamond" w:hAnsi="Garamond"/>
            <w:b/>
            <w:bCs/>
            <w:sz w:val="24"/>
            <w:szCs w:val="24"/>
          </w:rPr>
          <w:t>R</w:t>
        </w:r>
      </w:ins>
      <w:r w:rsidRPr="00EB5C21">
        <w:rPr>
          <w:rFonts w:ascii="Garamond" w:hAnsi="Garamond"/>
          <w:b/>
          <w:bCs/>
          <w:sz w:val="24"/>
          <w:szCs w:val="24"/>
        </w:rPr>
        <w:t>E</w:t>
      </w:r>
      <w:del w:id="292" w:author="Dr KROA" w:date="2024-08-10T11:52:00Z">
        <w:r w:rsidRPr="00EB5C21" w:rsidDel="00F01225">
          <w:rPr>
            <w:rFonts w:ascii="Garamond" w:hAnsi="Garamond"/>
            <w:b/>
            <w:bCs/>
            <w:sz w:val="24"/>
            <w:szCs w:val="24"/>
          </w:rPr>
          <w:delText>S</w:delText>
        </w:r>
      </w:del>
    </w:p>
    <w:p w14:paraId="38A8EC85" w14:textId="5642C2E1" w:rsidR="00213D07" w:rsidRPr="00EB5C21" w:rsidRDefault="00213D07" w:rsidP="00EB5C21">
      <w:pPr>
        <w:pStyle w:val="Paragraphedeliste"/>
        <w:numPr>
          <w:ilvl w:val="0"/>
          <w:numId w:val="10"/>
        </w:numPr>
        <w:spacing w:line="360" w:lineRule="auto"/>
        <w:rPr>
          <w:rFonts w:ascii="Garamond" w:hAnsi="Garamond"/>
          <w:sz w:val="24"/>
          <w:szCs w:val="24"/>
          <w:u w:val="single"/>
        </w:rPr>
      </w:pPr>
      <w:del w:id="293" w:author="Dr KROA" w:date="2024-08-10T11:50:00Z">
        <w:r w:rsidRPr="00EB5C21" w:rsidDel="00F01225">
          <w:rPr>
            <w:rFonts w:ascii="Garamond" w:hAnsi="Garamond"/>
            <w:sz w:val="24"/>
            <w:szCs w:val="24"/>
            <w:u w:val="single"/>
          </w:rPr>
          <w:delText>Analyses</w:delText>
        </w:r>
      </w:del>
    </w:p>
    <w:tbl>
      <w:tblPr>
        <w:tblW w:w="0" w:type="auto"/>
        <w:tblInd w:w="2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21"/>
        <w:gridCol w:w="2665"/>
      </w:tblGrid>
      <w:tr w:rsidR="00213D07" w:rsidRPr="00EB5C21" w14:paraId="4758D856" w14:textId="77777777" w:rsidTr="002760A3">
        <w:trPr>
          <w:trHeight w:val="333"/>
        </w:trPr>
        <w:tc>
          <w:tcPr>
            <w:tcW w:w="4621" w:type="dxa"/>
            <w:tcBorders>
              <w:top w:val="nil"/>
              <w:left w:val="nil"/>
            </w:tcBorders>
            <w:vAlign w:val="center"/>
          </w:tcPr>
          <w:p w14:paraId="438673AC" w14:textId="77777777" w:rsidR="00213D07" w:rsidRPr="00EB5C21" w:rsidRDefault="00213D07" w:rsidP="00EB5C21">
            <w:pPr>
              <w:spacing w:after="0" w:line="360" w:lineRule="auto"/>
              <w:jc w:val="center"/>
              <w:rPr>
                <w:rFonts w:ascii="Garamond" w:hAnsi="Garamond"/>
                <w:sz w:val="24"/>
                <w:szCs w:val="24"/>
              </w:rPr>
            </w:pPr>
          </w:p>
        </w:tc>
        <w:tc>
          <w:tcPr>
            <w:tcW w:w="2665" w:type="dxa"/>
            <w:vAlign w:val="center"/>
          </w:tcPr>
          <w:p w14:paraId="181060A8" w14:textId="6550C033" w:rsidR="00213D07" w:rsidRPr="00EB5C21" w:rsidRDefault="00213D07" w:rsidP="00EB5C21">
            <w:pPr>
              <w:spacing w:after="0" w:line="360" w:lineRule="auto"/>
              <w:jc w:val="center"/>
              <w:rPr>
                <w:rFonts w:ascii="Garamond" w:hAnsi="Garamond"/>
                <w:sz w:val="24"/>
                <w:szCs w:val="24"/>
              </w:rPr>
            </w:pPr>
            <w:del w:id="294" w:author="Dr KROA" w:date="2024-08-10T11:52:00Z">
              <w:r w:rsidRPr="00EB5C21" w:rsidDel="00F01225">
                <w:rPr>
                  <w:rFonts w:ascii="Garamond" w:hAnsi="Garamond"/>
                  <w:sz w:val="24"/>
                  <w:szCs w:val="24"/>
                </w:rPr>
                <w:delText>Total</w:delText>
              </w:r>
            </w:del>
          </w:p>
        </w:tc>
      </w:tr>
      <w:tr w:rsidR="00213D07" w:rsidRPr="00EB5C21" w14:paraId="6D402E9E" w14:textId="77777777" w:rsidTr="002760A3">
        <w:trPr>
          <w:trHeight w:val="253"/>
        </w:trPr>
        <w:tc>
          <w:tcPr>
            <w:tcW w:w="4621" w:type="dxa"/>
            <w:vAlign w:val="center"/>
          </w:tcPr>
          <w:p w14:paraId="367023C6"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Oui</w:t>
            </w:r>
          </w:p>
        </w:tc>
        <w:tc>
          <w:tcPr>
            <w:tcW w:w="2665" w:type="dxa"/>
            <w:vAlign w:val="center"/>
          </w:tcPr>
          <w:p w14:paraId="0719362E"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4321</w:t>
            </w:r>
          </w:p>
        </w:tc>
      </w:tr>
      <w:tr w:rsidR="00213D07" w:rsidRPr="00EB5C21" w14:paraId="3F3B05EE" w14:textId="77777777" w:rsidTr="002760A3">
        <w:trPr>
          <w:trHeight w:val="53"/>
        </w:trPr>
        <w:tc>
          <w:tcPr>
            <w:tcW w:w="4621" w:type="dxa"/>
            <w:vAlign w:val="center"/>
          </w:tcPr>
          <w:p w14:paraId="52494E2C"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Non</w:t>
            </w:r>
          </w:p>
        </w:tc>
        <w:tc>
          <w:tcPr>
            <w:tcW w:w="2665" w:type="dxa"/>
            <w:vAlign w:val="center"/>
          </w:tcPr>
          <w:p w14:paraId="6148C1AD"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799</w:t>
            </w:r>
          </w:p>
        </w:tc>
      </w:tr>
      <w:tr w:rsidR="00213D07" w:rsidRPr="00EB5C21" w14:paraId="61805AB3" w14:textId="77777777" w:rsidTr="002760A3">
        <w:trPr>
          <w:trHeight w:val="53"/>
        </w:trPr>
        <w:tc>
          <w:tcPr>
            <w:tcW w:w="4621" w:type="dxa"/>
            <w:vAlign w:val="center"/>
          </w:tcPr>
          <w:p w14:paraId="565F4D82"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Je ne sais pas</w:t>
            </w:r>
          </w:p>
        </w:tc>
        <w:tc>
          <w:tcPr>
            <w:tcW w:w="2665" w:type="dxa"/>
            <w:vAlign w:val="center"/>
          </w:tcPr>
          <w:p w14:paraId="212D4A19" w14:textId="77777777" w:rsidR="00213D07" w:rsidRPr="00EB5C21" w:rsidRDefault="00213D07" w:rsidP="00EB5C21">
            <w:pPr>
              <w:spacing w:after="0" w:line="360" w:lineRule="auto"/>
              <w:jc w:val="center"/>
              <w:rPr>
                <w:rFonts w:ascii="Garamond" w:hAnsi="Garamond"/>
                <w:sz w:val="24"/>
                <w:szCs w:val="24"/>
              </w:rPr>
            </w:pPr>
            <w:r w:rsidRPr="00EB5C21">
              <w:rPr>
                <w:rFonts w:ascii="Garamond" w:hAnsi="Garamond"/>
                <w:sz w:val="24"/>
                <w:szCs w:val="24"/>
              </w:rPr>
              <w:t>398</w:t>
            </w:r>
          </w:p>
        </w:tc>
      </w:tr>
    </w:tbl>
    <w:p w14:paraId="14247905" w14:textId="77777777" w:rsidR="00213D07" w:rsidRPr="00EB5C21" w:rsidRDefault="00213D07" w:rsidP="00EB5C21">
      <w:pPr>
        <w:spacing w:line="360" w:lineRule="auto"/>
        <w:rPr>
          <w:rFonts w:ascii="Garamond" w:hAnsi="Garamond"/>
          <w:sz w:val="24"/>
          <w:szCs w:val="24"/>
          <w:u w:val="single"/>
        </w:rPr>
      </w:pPr>
      <w:r w:rsidRPr="00EB5C21">
        <w:rPr>
          <w:rFonts w:ascii="Garamond" w:hAnsi="Garamond"/>
          <w:noProof/>
          <w:sz w:val="24"/>
          <w:szCs w:val="24"/>
          <w:u w:val="single"/>
          <w:lang w:eastAsia="fr-FR"/>
        </w:rPr>
        <w:lastRenderedPageBreak/>
        <w:drawing>
          <wp:anchor distT="0" distB="0" distL="114300" distR="114300" simplePos="0" relativeHeight="251672576" behindDoc="1" locked="0" layoutInCell="1" allowOverlap="1" wp14:anchorId="02199681" wp14:editId="2AAF8A9D">
            <wp:simplePos x="0" y="0"/>
            <wp:positionH relativeFrom="margin">
              <wp:posOffset>1851660</wp:posOffset>
            </wp:positionH>
            <wp:positionV relativeFrom="paragraph">
              <wp:posOffset>213995</wp:posOffset>
            </wp:positionV>
            <wp:extent cx="4087495" cy="2197100"/>
            <wp:effectExtent l="0" t="0" r="8255" b="12700"/>
            <wp:wrapTight wrapText="bothSides">
              <wp:wrapPolygon edited="0">
                <wp:start x="0" y="0"/>
                <wp:lineTo x="0" y="21538"/>
                <wp:lineTo x="21543" y="21538"/>
                <wp:lineTo x="21543" y="0"/>
                <wp:lineTo x="0" y="0"/>
              </wp:wrapPolygon>
            </wp:wrapTight>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56436F2F" w14:textId="77777777" w:rsidR="00213D07" w:rsidRPr="00EB5C21" w:rsidRDefault="00213D07" w:rsidP="00EB5C21">
      <w:pPr>
        <w:spacing w:line="360" w:lineRule="auto"/>
        <w:rPr>
          <w:rFonts w:ascii="Garamond" w:hAnsi="Garamond"/>
          <w:sz w:val="24"/>
          <w:szCs w:val="24"/>
          <w:u w:val="single"/>
        </w:rPr>
      </w:pPr>
    </w:p>
    <w:p w14:paraId="740D4B04" w14:textId="77777777" w:rsidR="00213D07" w:rsidRPr="00EB5C21" w:rsidRDefault="00213D07" w:rsidP="00EB5C21">
      <w:pPr>
        <w:spacing w:line="360" w:lineRule="auto"/>
        <w:rPr>
          <w:rFonts w:ascii="Garamond" w:hAnsi="Garamond"/>
          <w:sz w:val="24"/>
          <w:szCs w:val="24"/>
          <w:u w:val="single"/>
        </w:rPr>
      </w:pPr>
    </w:p>
    <w:p w14:paraId="3D03DCB4" w14:textId="77777777" w:rsidR="00213D07" w:rsidRPr="00EB5C21" w:rsidRDefault="00213D07" w:rsidP="00EB5C21">
      <w:pPr>
        <w:spacing w:line="360" w:lineRule="auto"/>
        <w:rPr>
          <w:rFonts w:ascii="Garamond" w:hAnsi="Garamond"/>
          <w:sz w:val="24"/>
          <w:szCs w:val="24"/>
          <w:u w:val="single"/>
        </w:rPr>
      </w:pPr>
    </w:p>
    <w:p w14:paraId="5836AFCB" w14:textId="77777777" w:rsidR="00213D07" w:rsidRPr="00EB5C21" w:rsidRDefault="00213D07" w:rsidP="00EB5C21">
      <w:pPr>
        <w:spacing w:line="360" w:lineRule="auto"/>
        <w:rPr>
          <w:rFonts w:ascii="Garamond" w:hAnsi="Garamond"/>
          <w:sz w:val="24"/>
          <w:szCs w:val="24"/>
          <w:u w:val="single"/>
        </w:rPr>
      </w:pPr>
    </w:p>
    <w:p w14:paraId="4502E6BF" w14:textId="77777777" w:rsidR="00213D07" w:rsidRPr="00EB5C21" w:rsidRDefault="00213D07" w:rsidP="00EB5C21">
      <w:pPr>
        <w:spacing w:line="360" w:lineRule="auto"/>
        <w:rPr>
          <w:rFonts w:ascii="Garamond" w:hAnsi="Garamond"/>
          <w:sz w:val="24"/>
          <w:szCs w:val="24"/>
          <w:u w:val="single"/>
        </w:rPr>
      </w:pPr>
    </w:p>
    <w:p w14:paraId="1B5B0BB9" w14:textId="77777777" w:rsidR="00213D07" w:rsidRPr="00EB5C21" w:rsidRDefault="00213D07" w:rsidP="00EB5C21">
      <w:pPr>
        <w:spacing w:line="360" w:lineRule="auto"/>
        <w:rPr>
          <w:rFonts w:ascii="Garamond" w:hAnsi="Garamond"/>
          <w:sz w:val="24"/>
          <w:szCs w:val="24"/>
          <w:u w:val="single"/>
        </w:rPr>
      </w:pPr>
    </w:p>
    <w:p w14:paraId="0EDD85FC" w14:textId="77777777" w:rsidR="00213D07" w:rsidRPr="00EB5C21" w:rsidRDefault="00213D07" w:rsidP="00EB5C21">
      <w:pPr>
        <w:spacing w:line="360" w:lineRule="auto"/>
        <w:rPr>
          <w:rFonts w:ascii="Garamond" w:hAnsi="Garamond"/>
          <w:sz w:val="24"/>
          <w:szCs w:val="24"/>
          <w:u w:val="single"/>
        </w:rPr>
      </w:pPr>
    </w:p>
    <w:p w14:paraId="17800531" w14:textId="44CC6726" w:rsidR="00213D07" w:rsidRDefault="00213D07" w:rsidP="00C64693">
      <w:pPr>
        <w:pStyle w:val="Paragraphedeliste"/>
        <w:numPr>
          <w:ilvl w:val="0"/>
          <w:numId w:val="10"/>
        </w:numPr>
        <w:spacing w:line="360" w:lineRule="auto"/>
        <w:rPr>
          <w:rFonts w:ascii="Garamond" w:hAnsi="Garamond"/>
          <w:sz w:val="24"/>
          <w:szCs w:val="24"/>
        </w:rPr>
      </w:pPr>
      <w:del w:id="295" w:author="Dr KROA" w:date="2024-08-10T11:53:00Z">
        <w:r w:rsidRPr="00EB5C21" w:rsidDel="00F01225">
          <w:rPr>
            <w:rFonts w:ascii="Garamond" w:hAnsi="Garamond"/>
            <w:sz w:val="24"/>
            <w:szCs w:val="24"/>
            <w:u w:val="single"/>
          </w:rPr>
          <w:delText>Interprétations :</w:delText>
        </w:r>
        <w:r w:rsidRPr="00EB5C21" w:rsidDel="00F01225">
          <w:rPr>
            <w:rFonts w:ascii="Garamond" w:hAnsi="Garamond"/>
            <w:sz w:val="24"/>
            <w:szCs w:val="24"/>
          </w:rPr>
          <w:delText xml:space="preserve"> </w:delText>
        </w:r>
      </w:del>
      <w:ins w:id="296" w:author="Dr KROA" w:date="2024-08-10T11:54:00Z">
        <w:r w:rsidR="00F01225">
          <w:rPr>
            <w:rFonts w:ascii="Garamond" w:hAnsi="Garamond"/>
            <w:sz w:val="24"/>
            <w:szCs w:val="24"/>
          </w:rPr>
          <w:t xml:space="preserve">A la question de savoir </w:t>
        </w:r>
      </w:ins>
      <w:ins w:id="297" w:author="Dr KROA" w:date="2024-08-10T11:55:00Z">
        <w:r w:rsidR="00F01225">
          <w:rPr>
            <w:rFonts w:ascii="Garamond" w:hAnsi="Garamond"/>
            <w:sz w:val="24"/>
            <w:szCs w:val="24"/>
          </w:rPr>
          <w:t xml:space="preserve">« désirez-vous avoir une page publicitaire ? », </w:t>
        </w:r>
      </w:ins>
      <w:r w:rsidRPr="00EB5C21">
        <w:rPr>
          <w:rFonts w:ascii="Garamond" w:hAnsi="Garamond"/>
          <w:sz w:val="24"/>
          <w:szCs w:val="24"/>
        </w:rPr>
        <w:t xml:space="preserve">78% des artisans </w:t>
      </w:r>
      <w:del w:id="298" w:author="Dr KROA" w:date="2024-08-10T11:56:00Z">
        <w:r w:rsidRPr="00EB5C21" w:rsidDel="00F01225">
          <w:rPr>
            <w:rFonts w:ascii="Garamond" w:hAnsi="Garamond"/>
            <w:sz w:val="24"/>
            <w:szCs w:val="24"/>
          </w:rPr>
          <w:delText xml:space="preserve">recenser </w:delText>
        </w:r>
      </w:del>
      <w:r w:rsidRPr="00EB5C21">
        <w:rPr>
          <w:rFonts w:ascii="Garamond" w:hAnsi="Garamond"/>
          <w:sz w:val="24"/>
          <w:szCs w:val="24"/>
        </w:rPr>
        <w:t>ont affirmé vouloir des pages publicitaire</w:t>
      </w:r>
      <w:ins w:id="299" w:author="Dr KROA" w:date="2024-08-10T11:56:00Z">
        <w:r w:rsidR="00F01225">
          <w:rPr>
            <w:rFonts w:ascii="Garamond" w:hAnsi="Garamond"/>
            <w:sz w:val="24"/>
            <w:szCs w:val="24"/>
          </w:rPr>
          <w:t>s</w:t>
        </w:r>
      </w:ins>
      <w:r w:rsidRPr="00EB5C21">
        <w:rPr>
          <w:rFonts w:ascii="Garamond" w:hAnsi="Garamond"/>
          <w:sz w:val="24"/>
          <w:szCs w:val="24"/>
        </w:rPr>
        <w:t xml:space="preserve"> et 14% ont refusé cette proposition tandis</w:t>
      </w:r>
      <w:ins w:id="300" w:author="Dr KROA" w:date="2024-08-10T11:56:00Z">
        <w:r w:rsidR="00F01225">
          <w:rPr>
            <w:rFonts w:ascii="Garamond" w:hAnsi="Garamond"/>
            <w:sz w:val="24"/>
            <w:szCs w:val="24"/>
          </w:rPr>
          <w:t xml:space="preserve"> que</w:t>
        </w:r>
      </w:ins>
      <w:r w:rsidRPr="00EB5C21">
        <w:rPr>
          <w:rFonts w:ascii="Garamond" w:hAnsi="Garamond"/>
          <w:sz w:val="24"/>
          <w:szCs w:val="24"/>
        </w:rPr>
        <w:t xml:space="preserve"> 7% </w:t>
      </w:r>
      <w:ins w:id="301" w:author="Dr KROA" w:date="2024-08-10T11:56:00Z">
        <w:r w:rsidR="00F01225">
          <w:rPr>
            <w:rFonts w:ascii="Garamond" w:hAnsi="Garamond"/>
            <w:sz w:val="24"/>
            <w:szCs w:val="24"/>
          </w:rPr>
          <w:t>des a</w:t>
        </w:r>
      </w:ins>
      <w:ins w:id="302" w:author="Dr KROA" w:date="2024-08-10T11:57:00Z">
        <w:r w:rsidR="00F01225">
          <w:rPr>
            <w:rFonts w:ascii="Garamond" w:hAnsi="Garamond"/>
            <w:sz w:val="24"/>
            <w:szCs w:val="24"/>
          </w:rPr>
          <w:t xml:space="preserve">rtisans n’ont pu préciser leurs volontés. </w:t>
        </w:r>
      </w:ins>
      <w:del w:id="303" w:author="Dr KROA" w:date="2024-08-10T11:57:00Z">
        <w:r w:rsidRPr="00EB5C21" w:rsidDel="00F01225">
          <w:rPr>
            <w:rFonts w:ascii="Garamond" w:hAnsi="Garamond"/>
            <w:sz w:val="24"/>
            <w:szCs w:val="24"/>
          </w:rPr>
          <w:delText>n'arrive pas à se décider.</w:delText>
        </w:r>
      </w:del>
    </w:p>
    <w:p w14:paraId="7C124ADC" w14:textId="77777777" w:rsidR="00C64693" w:rsidRPr="00C64693" w:rsidRDefault="00C64693" w:rsidP="00C64693">
      <w:pPr>
        <w:spacing w:line="360" w:lineRule="auto"/>
        <w:ind w:left="360"/>
        <w:rPr>
          <w:rFonts w:ascii="Garamond" w:hAnsi="Garamond"/>
          <w:sz w:val="24"/>
          <w:szCs w:val="24"/>
        </w:rPr>
      </w:pPr>
    </w:p>
    <w:p w14:paraId="2553EC2A" w14:textId="7C5F272C" w:rsidR="00213D07" w:rsidRPr="00EB5C21" w:rsidRDefault="00213D07" w:rsidP="00EB5C21">
      <w:pPr>
        <w:pStyle w:val="Paragraphedeliste"/>
        <w:spacing w:after="0" w:line="360" w:lineRule="auto"/>
        <w:jc w:val="both"/>
        <w:rPr>
          <w:rFonts w:ascii="Times New Roman" w:hAnsi="Times New Roman" w:cs="Times New Roman"/>
          <w:b/>
          <w:sz w:val="24"/>
          <w:szCs w:val="24"/>
        </w:rPr>
      </w:pPr>
      <w:r w:rsidRPr="00EB5C21">
        <w:rPr>
          <w:rFonts w:ascii="Book Antiqua" w:hAnsi="Book Antiqua" w:cs="Times New Roman"/>
          <w:bCs/>
          <w:sz w:val="24"/>
          <w:szCs w:val="24"/>
        </w:rPr>
        <w:t xml:space="preserve">             </w:t>
      </w:r>
      <w:r w:rsidRPr="00EB5C21">
        <w:rPr>
          <w:rFonts w:ascii="Times New Roman" w:hAnsi="Times New Roman" w:cs="Times New Roman"/>
          <w:bCs/>
          <w:sz w:val="24"/>
          <w:szCs w:val="24"/>
        </w:rPr>
        <w:t xml:space="preserve">III.3. </w:t>
      </w:r>
      <w:r w:rsidRPr="00EB5C21">
        <w:rPr>
          <w:rFonts w:ascii="Times New Roman" w:hAnsi="Times New Roman" w:cs="Times New Roman"/>
          <w:b/>
          <w:sz w:val="24"/>
          <w:szCs w:val="24"/>
        </w:rPr>
        <w:t>Formulation de la réponse à l’appel d’offre</w:t>
      </w:r>
    </w:p>
    <w:p w14:paraId="696EC2A9" w14:textId="77777777" w:rsidR="006B74AD" w:rsidRPr="00EB5C21" w:rsidRDefault="006B74AD" w:rsidP="00EB5C21">
      <w:pPr>
        <w:pStyle w:val="Paragraphedeliste"/>
        <w:spacing w:after="0" w:line="360" w:lineRule="auto"/>
        <w:jc w:val="both"/>
        <w:rPr>
          <w:rFonts w:ascii="Times New Roman" w:hAnsi="Times New Roman" w:cs="Times New Roman"/>
          <w:bCs/>
          <w:sz w:val="24"/>
          <w:szCs w:val="24"/>
        </w:rPr>
      </w:pPr>
    </w:p>
    <w:p w14:paraId="1F97C60D" w14:textId="13E41561" w:rsidR="00213D07" w:rsidRPr="00EB5C21" w:rsidRDefault="00213D07" w:rsidP="00EB5C21">
      <w:pPr>
        <w:tabs>
          <w:tab w:val="left" w:pos="3120"/>
        </w:tabs>
        <w:spacing w:line="360" w:lineRule="auto"/>
        <w:rPr>
          <w:rFonts w:ascii="Times New Roman" w:hAnsi="Times New Roman" w:cs="Times New Roman"/>
          <w:b/>
          <w:sz w:val="24"/>
          <w:szCs w:val="24"/>
        </w:rPr>
      </w:pPr>
      <w:r w:rsidRPr="00EB5C21">
        <w:rPr>
          <w:rFonts w:ascii="Times New Roman" w:hAnsi="Times New Roman" w:cs="Times New Roman"/>
          <w:b/>
          <w:sz w:val="24"/>
          <w:szCs w:val="24"/>
          <w:u w:val="single"/>
        </w:rPr>
        <w:t>Solution informatique</w:t>
      </w:r>
      <w:r w:rsidR="006B74AD" w:rsidRPr="00EB5C21">
        <w:rPr>
          <w:rFonts w:ascii="Times New Roman" w:hAnsi="Times New Roman" w:cs="Times New Roman"/>
          <w:b/>
          <w:sz w:val="24"/>
          <w:szCs w:val="24"/>
        </w:rPr>
        <w:t> :</w:t>
      </w:r>
    </w:p>
    <w:p w14:paraId="1C959C71" w14:textId="77777777" w:rsidR="00213D07" w:rsidRPr="00EB5C21" w:rsidDel="00834FF3" w:rsidRDefault="00213D07" w:rsidP="00834FF3">
      <w:pPr>
        <w:tabs>
          <w:tab w:val="left" w:pos="3120"/>
        </w:tabs>
        <w:spacing w:line="360" w:lineRule="auto"/>
        <w:jc w:val="both"/>
        <w:rPr>
          <w:del w:id="304" w:author="Dr KROA" w:date="2024-08-10T11:58:00Z"/>
          <w:rFonts w:ascii="Times New Roman" w:hAnsi="Times New Roman" w:cs="Times New Roman"/>
          <w:sz w:val="24"/>
          <w:szCs w:val="24"/>
        </w:rPr>
        <w:pPrChange w:id="305" w:author="Dr KROA" w:date="2024-08-10T11:59:00Z">
          <w:pPr>
            <w:tabs>
              <w:tab w:val="left" w:pos="3120"/>
            </w:tabs>
            <w:spacing w:line="360" w:lineRule="auto"/>
          </w:pPr>
        </w:pPrChange>
      </w:pPr>
      <w:r w:rsidRPr="00EB5C21">
        <w:rPr>
          <w:rFonts w:ascii="Times New Roman" w:hAnsi="Times New Roman" w:cs="Times New Roman"/>
          <w:sz w:val="24"/>
          <w:szCs w:val="24"/>
        </w:rPr>
        <w:t>Apres recensement des artisans sur toute l'étendue du territoire ivoirien. Nous avons pu analyser et interpréter ces données. Ces exercices ont permis de constater que seulement</w:t>
      </w:r>
    </w:p>
    <w:p w14:paraId="329F6BF9" w14:textId="0713AB51" w:rsidR="00213D07" w:rsidRPr="00EB5C21" w:rsidRDefault="00213D07" w:rsidP="00834FF3">
      <w:pPr>
        <w:tabs>
          <w:tab w:val="left" w:pos="3120"/>
        </w:tabs>
        <w:spacing w:line="360" w:lineRule="auto"/>
        <w:jc w:val="both"/>
        <w:rPr>
          <w:rFonts w:ascii="Times New Roman" w:hAnsi="Times New Roman" w:cs="Times New Roman"/>
          <w:sz w:val="24"/>
          <w:szCs w:val="24"/>
        </w:rPr>
        <w:pPrChange w:id="306" w:author="Dr KROA" w:date="2024-08-10T11:59:00Z">
          <w:pPr>
            <w:tabs>
              <w:tab w:val="left" w:pos="3120"/>
            </w:tabs>
            <w:spacing w:line="360" w:lineRule="auto"/>
          </w:pPr>
        </w:pPrChange>
      </w:pPr>
      <w:r w:rsidRPr="00EB5C21">
        <w:rPr>
          <w:rFonts w:ascii="Times New Roman" w:hAnsi="Times New Roman" w:cs="Times New Roman"/>
          <w:sz w:val="24"/>
          <w:szCs w:val="24"/>
        </w:rPr>
        <w:t xml:space="preserve">43% s'y connaissent en intelligence artificielle, 14% ont une gestion de commande </w:t>
      </w:r>
      <w:ins w:id="307" w:author="Dr KROA" w:date="2024-08-10T12:01:00Z">
        <w:r w:rsidR="00B91343">
          <w:rPr>
            <w:rFonts w:ascii="Times New Roman" w:hAnsi="Times New Roman" w:cs="Times New Roman"/>
            <w:sz w:val="24"/>
            <w:szCs w:val="24"/>
          </w:rPr>
          <w:t xml:space="preserve">et </w:t>
        </w:r>
      </w:ins>
      <w:r w:rsidRPr="00EB5C21">
        <w:rPr>
          <w:rFonts w:ascii="Times New Roman" w:hAnsi="Times New Roman" w:cs="Times New Roman"/>
          <w:sz w:val="24"/>
          <w:szCs w:val="24"/>
        </w:rPr>
        <w:t>23% ont un service de livraison.</w:t>
      </w:r>
    </w:p>
    <w:p w14:paraId="28FE0FE4" w14:textId="163E90E3" w:rsidR="00213D07" w:rsidRDefault="00213D07" w:rsidP="00834FF3">
      <w:pPr>
        <w:tabs>
          <w:tab w:val="left" w:pos="3120"/>
        </w:tabs>
        <w:spacing w:line="360" w:lineRule="auto"/>
        <w:jc w:val="both"/>
        <w:rPr>
          <w:ins w:id="308" w:author="Dr KROA" w:date="2024-08-10T12:06:00Z"/>
          <w:rFonts w:ascii="Times New Roman" w:hAnsi="Times New Roman" w:cs="Times New Roman"/>
          <w:sz w:val="24"/>
          <w:szCs w:val="24"/>
        </w:rPr>
      </w:pPr>
      <w:r w:rsidRPr="00EB5C21">
        <w:rPr>
          <w:rFonts w:ascii="Times New Roman" w:hAnsi="Times New Roman" w:cs="Times New Roman"/>
          <w:sz w:val="24"/>
          <w:szCs w:val="24"/>
        </w:rPr>
        <w:t>Par ce constat la direction des solutions et développement d'application de l'</w:t>
      </w:r>
      <w:del w:id="309" w:author="Dr KROA" w:date="2024-08-10T12:00:00Z">
        <w:r w:rsidRPr="00EB5C21" w:rsidDel="00B91343">
          <w:rPr>
            <w:rFonts w:ascii="Times New Roman" w:hAnsi="Times New Roman" w:cs="Times New Roman"/>
            <w:sz w:val="24"/>
            <w:szCs w:val="24"/>
          </w:rPr>
          <w:delText>e</w:delText>
        </w:r>
      </w:del>
      <w:ins w:id="310" w:author="Dr KROA" w:date="2024-08-10T12:00:00Z">
        <w:r w:rsidR="00B91343">
          <w:rPr>
            <w:rFonts w:ascii="Times New Roman" w:hAnsi="Times New Roman" w:cs="Times New Roman"/>
            <w:sz w:val="24"/>
            <w:szCs w:val="24"/>
          </w:rPr>
          <w:t>E</w:t>
        </w:r>
      </w:ins>
      <w:r w:rsidRPr="00EB5C21">
        <w:rPr>
          <w:rFonts w:ascii="Times New Roman" w:hAnsi="Times New Roman" w:cs="Times New Roman"/>
          <w:sz w:val="24"/>
          <w:szCs w:val="24"/>
        </w:rPr>
        <w:t>ntreprise 43 du Projet Collectif Tutoriel (PCT) a décidé de développer une solution web pour permet aux artisans de faire la promotion de leurs services auprès de la population, ces solutions sont les suivantes :</w:t>
      </w:r>
    </w:p>
    <w:p w14:paraId="2698DF43" w14:textId="4AE6FF6C" w:rsidR="00B91343" w:rsidRDefault="00B91343" w:rsidP="00B91343">
      <w:pPr>
        <w:pStyle w:val="Paragraphedeliste"/>
        <w:numPr>
          <w:ilvl w:val="0"/>
          <w:numId w:val="13"/>
        </w:numPr>
        <w:tabs>
          <w:tab w:val="left" w:pos="3120"/>
        </w:tabs>
        <w:spacing w:line="360" w:lineRule="auto"/>
        <w:jc w:val="both"/>
        <w:rPr>
          <w:ins w:id="311" w:author="Dr KROA" w:date="2024-08-10T12:06:00Z"/>
          <w:rFonts w:ascii="Times New Roman" w:hAnsi="Times New Roman" w:cs="Times New Roman"/>
          <w:sz w:val="24"/>
          <w:szCs w:val="24"/>
        </w:rPr>
      </w:pPr>
      <w:ins w:id="312" w:author="Dr KROA" w:date="2024-08-10T12:06:00Z">
        <w:r>
          <w:rPr>
            <w:rFonts w:ascii="Times New Roman" w:hAnsi="Times New Roman" w:cs="Times New Roman"/>
            <w:sz w:val="24"/>
            <w:szCs w:val="24"/>
          </w:rPr>
          <w:t>Une application web ;</w:t>
        </w:r>
      </w:ins>
    </w:p>
    <w:p w14:paraId="49F396A3" w14:textId="0ADB612B" w:rsidR="00B91343" w:rsidRDefault="00B91343" w:rsidP="00B91343">
      <w:pPr>
        <w:pStyle w:val="Paragraphedeliste"/>
        <w:numPr>
          <w:ilvl w:val="0"/>
          <w:numId w:val="13"/>
        </w:numPr>
        <w:tabs>
          <w:tab w:val="left" w:pos="3120"/>
        </w:tabs>
        <w:spacing w:line="360" w:lineRule="auto"/>
        <w:jc w:val="both"/>
        <w:rPr>
          <w:ins w:id="313" w:author="Dr KROA" w:date="2024-08-10T12:06:00Z"/>
          <w:rFonts w:ascii="Times New Roman" w:hAnsi="Times New Roman" w:cs="Times New Roman"/>
          <w:sz w:val="24"/>
          <w:szCs w:val="24"/>
        </w:rPr>
      </w:pPr>
      <w:ins w:id="314" w:author="Dr KROA" w:date="2024-08-10T12:06:00Z">
        <w:r>
          <w:rPr>
            <w:rFonts w:ascii="Times New Roman" w:hAnsi="Times New Roman" w:cs="Times New Roman"/>
            <w:sz w:val="24"/>
            <w:szCs w:val="24"/>
          </w:rPr>
          <w:t xml:space="preserve">Une infrastructure réseaux sécurité ; </w:t>
        </w:r>
      </w:ins>
    </w:p>
    <w:p w14:paraId="0B7CEA70" w14:textId="61EE75C1" w:rsidR="00B91343" w:rsidRDefault="00B91343" w:rsidP="00B91343">
      <w:pPr>
        <w:pStyle w:val="Paragraphedeliste"/>
        <w:numPr>
          <w:ilvl w:val="0"/>
          <w:numId w:val="13"/>
        </w:numPr>
        <w:tabs>
          <w:tab w:val="left" w:pos="3120"/>
        </w:tabs>
        <w:spacing w:line="360" w:lineRule="auto"/>
        <w:jc w:val="both"/>
        <w:rPr>
          <w:ins w:id="315" w:author="Dr KROA" w:date="2024-08-10T12:07:00Z"/>
          <w:rFonts w:ascii="Times New Roman" w:hAnsi="Times New Roman" w:cs="Times New Roman"/>
          <w:sz w:val="24"/>
          <w:szCs w:val="24"/>
        </w:rPr>
      </w:pPr>
      <w:ins w:id="316" w:author="Dr KROA" w:date="2024-08-10T12:07:00Z">
        <w:r>
          <w:rPr>
            <w:rFonts w:ascii="Times New Roman" w:hAnsi="Times New Roman" w:cs="Times New Roman"/>
            <w:sz w:val="24"/>
            <w:szCs w:val="24"/>
          </w:rPr>
          <w:t>Une charte d’utilisation de l’application</w:t>
        </w:r>
      </w:ins>
      <w:ins w:id="317" w:author="Dr KROA" w:date="2024-08-10T12:08:00Z">
        <w:r>
          <w:rPr>
            <w:rFonts w:ascii="Times New Roman" w:hAnsi="Times New Roman" w:cs="Times New Roman"/>
            <w:sz w:val="24"/>
            <w:szCs w:val="24"/>
          </w:rPr>
          <w:t> ;</w:t>
        </w:r>
      </w:ins>
    </w:p>
    <w:p w14:paraId="283DC8F3" w14:textId="1DC86015" w:rsidR="00B91343" w:rsidRDefault="00B91343" w:rsidP="00B91343">
      <w:pPr>
        <w:pStyle w:val="Paragraphedeliste"/>
        <w:numPr>
          <w:ilvl w:val="0"/>
          <w:numId w:val="13"/>
        </w:numPr>
        <w:tabs>
          <w:tab w:val="left" w:pos="3120"/>
        </w:tabs>
        <w:spacing w:line="360" w:lineRule="auto"/>
        <w:jc w:val="both"/>
        <w:rPr>
          <w:ins w:id="318" w:author="Dr KROA" w:date="2024-08-10T12:08:00Z"/>
          <w:rFonts w:ascii="Times New Roman" w:hAnsi="Times New Roman" w:cs="Times New Roman"/>
          <w:sz w:val="24"/>
          <w:szCs w:val="24"/>
        </w:rPr>
      </w:pPr>
      <w:ins w:id="319" w:author="Dr KROA" w:date="2024-08-10T12:07:00Z">
        <w:r>
          <w:rPr>
            <w:rFonts w:ascii="Times New Roman" w:hAnsi="Times New Roman" w:cs="Times New Roman"/>
            <w:sz w:val="24"/>
            <w:szCs w:val="24"/>
          </w:rPr>
          <w:t xml:space="preserve">Un </w:t>
        </w:r>
      </w:ins>
      <w:ins w:id="320" w:author="Dr KROA" w:date="2024-08-10T12:08:00Z">
        <w:r>
          <w:rPr>
            <w:rFonts w:ascii="Times New Roman" w:hAnsi="Times New Roman" w:cs="Times New Roman"/>
            <w:sz w:val="24"/>
            <w:szCs w:val="24"/>
          </w:rPr>
          <w:t>pare-feu</w:t>
        </w:r>
      </w:ins>
      <w:ins w:id="321" w:author="Dr KROA" w:date="2024-08-10T12:07:00Z">
        <w:r>
          <w:rPr>
            <w:rFonts w:ascii="Times New Roman" w:hAnsi="Times New Roman" w:cs="Times New Roman"/>
            <w:sz w:val="24"/>
            <w:szCs w:val="24"/>
          </w:rPr>
          <w:t xml:space="preserve"> de protection du site et des serveu</w:t>
        </w:r>
      </w:ins>
      <w:ins w:id="322" w:author="Dr KROA" w:date="2024-08-10T12:08:00Z">
        <w:r>
          <w:rPr>
            <w:rFonts w:ascii="Times New Roman" w:hAnsi="Times New Roman" w:cs="Times New Roman"/>
            <w:sz w:val="24"/>
            <w:szCs w:val="24"/>
          </w:rPr>
          <w:t>rs locaux ;</w:t>
        </w:r>
      </w:ins>
    </w:p>
    <w:p w14:paraId="23E0D1AA" w14:textId="554ECB11" w:rsidR="00B91343" w:rsidRDefault="00B91343" w:rsidP="00B91343">
      <w:pPr>
        <w:pStyle w:val="Paragraphedeliste"/>
        <w:numPr>
          <w:ilvl w:val="0"/>
          <w:numId w:val="13"/>
        </w:numPr>
        <w:tabs>
          <w:tab w:val="left" w:pos="3120"/>
        </w:tabs>
        <w:spacing w:line="360" w:lineRule="auto"/>
        <w:jc w:val="both"/>
        <w:rPr>
          <w:ins w:id="323" w:author="Dr KROA" w:date="2024-08-10T12:08:00Z"/>
          <w:rFonts w:ascii="Times New Roman" w:hAnsi="Times New Roman" w:cs="Times New Roman"/>
          <w:sz w:val="24"/>
          <w:szCs w:val="24"/>
        </w:rPr>
      </w:pPr>
      <w:ins w:id="324" w:author="Dr KROA" w:date="2024-08-10T12:08:00Z">
        <w:r>
          <w:rPr>
            <w:rFonts w:ascii="Times New Roman" w:hAnsi="Times New Roman" w:cs="Times New Roman"/>
            <w:sz w:val="24"/>
            <w:szCs w:val="24"/>
          </w:rPr>
          <w:t>Un</w:t>
        </w:r>
      </w:ins>
      <w:ins w:id="325" w:author="Dr KROA" w:date="2024-08-10T12:14:00Z">
        <w:r w:rsidR="00A12C68">
          <w:rPr>
            <w:rFonts w:ascii="Times New Roman" w:hAnsi="Times New Roman" w:cs="Times New Roman"/>
            <w:sz w:val="24"/>
            <w:szCs w:val="24"/>
          </w:rPr>
          <w:t>e infrastructure réseau d’interconnexion des principaux sites pour le déploiement de l’</w:t>
        </w:r>
      </w:ins>
      <w:ins w:id="326" w:author="Dr KROA" w:date="2024-08-10T12:15:00Z">
        <w:r w:rsidR="00A12C68">
          <w:rPr>
            <w:rFonts w:ascii="Times New Roman" w:hAnsi="Times New Roman" w:cs="Times New Roman"/>
            <w:sz w:val="24"/>
            <w:szCs w:val="24"/>
          </w:rPr>
          <w:t>application ;</w:t>
        </w:r>
      </w:ins>
      <w:ins w:id="327" w:author="Dr KROA" w:date="2024-08-10T12:08:00Z">
        <w:r>
          <w:rPr>
            <w:rFonts w:ascii="Times New Roman" w:hAnsi="Times New Roman" w:cs="Times New Roman"/>
            <w:sz w:val="24"/>
            <w:szCs w:val="24"/>
          </w:rPr>
          <w:t xml:space="preserve"> </w:t>
        </w:r>
      </w:ins>
    </w:p>
    <w:p w14:paraId="5E750B36" w14:textId="64669D56" w:rsidR="00B91343" w:rsidRPr="00B91343" w:rsidRDefault="00A12C68" w:rsidP="00B91343">
      <w:pPr>
        <w:pStyle w:val="Paragraphedeliste"/>
        <w:numPr>
          <w:ilvl w:val="0"/>
          <w:numId w:val="13"/>
        </w:numPr>
        <w:tabs>
          <w:tab w:val="left" w:pos="3120"/>
        </w:tabs>
        <w:spacing w:line="360" w:lineRule="auto"/>
        <w:jc w:val="both"/>
        <w:rPr>
          <w:rFonts w:ascii="Times New Roman" w:hAnsi="Times New Roman" w:cs="Times New Roman"/>
          <w:sz w:val="24"/>
          <w:szCs w:val="24"/>
          <w:rPrChange w:id="328" w:author="Dr KROA" w:date="2024-08-10T12:06:00Z">
            <w:rPr/>
          </w:rPrChange>
        </w:rPr>
        <w:pPrChange w:id="329" w:author="Dr KROA" w:date="2024-08-10T12:06:00Z">
          <w:pPr>
            <w:tabs>
              <w:tab w:val="left" w:pos="3120"/>
            </w:tabs>
            <w:spacing w:line="360" w:lineRule="auto"/>
          </w:pPr>
        </w:pPrChange>
      </w:pPr>
      <w:ins w:id="330" w:author="Dr KROA" w:date="2024-08-10T12:15:00Z">
        <w:r>
          <w:rPr>
            <w:rFonts w:ascii="Times New Roman" w:hAnsi="Times New Roman" w:cs="Times New Roman"/>
            <w:sz w:val="24"/>
            <w:szCs w:val="24"/>
          </w:rPr>
          <w:t>Sensibiliser et former les artisans à l</w:t>
        </w:r>
      </w:ins>
      <w:ins w:id="331" w:author="Dr KROA" w:date="2024-08-10T12:16:00Z">
        <w:r>
          <w:rPr>
            <w:rFonts w:ascii="Times New Roman" w:hAnsi="Times New Roman" w:cs="Times New Roman"/>
            <w:sz w:val="24"/>
            <w:szCs w:val="24"/>
          </w:rPr>
          <w:t>’employabilité de l’application</w:t>
        </w:r>
      </w:ins>
      <w:ins w:id="332" w:author="Dr KROA" w:date="2024-08-10T12:09:00Z">
        <w:r w:rsidR="00B91343">
          <w:rPr>
            <w:rFonts w:ascii="Times New Roman" w:hAnsi="Times New Roman" w:cs="Times New Roman"/>
            <w:sz w:val="24"/>
            <w:szCs w:val="24"/>
          </w:rPr>
          <w:t xml:space="preserve">. </w:t>
        </w:r>
      </w:ins>
    </w:p>
    <w:p w14:paraId="35B46EE7" w14:textId="16E1E3CB" w:rsidR="00213D07" w:rsidRPr="00EB5C21" w:rsidRDefault="00213D07" w:rsidP="00834FF3">
      <w:pPr>
        <w:tabs>
          <w:tab w:val="left" w:pos="3120"/>
        </w:tabs>
        <w:spacing w:line="360" w:lineRule="auto"/>
        <w:jc w:val="both"/>
        <w:rPr>
          <w:rFonts w:ascii="Times New Roman" w:hAnsi="Times New Roman" w:cs="Times New Roman"/>
          <w:sz w:val="24"/>
          <w:szCs w:val="24"/>
        </w:rPr>
        <w:pPrChange w:id="333" w:author="Dr KROA" w:date="2024-08-10T11:59:00Z">
          <w:pPr>
            <w:tabs>
              <w:tab w:val="left" w:pos="3120"/>
            </w:tabs>
            <w:spacing w:line="360" w:lineRule="auto"/>
          </w:pPr>
        </w:pPrChange>
      </w:pPr>
      <w:commentRangeStart w:id="334"/>
      <w:r w:rsidRPr="00EB5C21">
        <w:rPr>
          <w:rFonts w:ascii="Times New Roman" w:hAnsi="Times New Roman" w:cs="Times New Roman"/>
          <w:sz w:val="24"/>
          <w:szCs w:val="24"/>
        </w:rPr>
        <w:lastRenderedPageBreak/>
        <w:t xml:space="preserve"> </w:t>
      </w:r>
      <w:r w:rsidRPr="00B91343">
        <w:rPr>
          <w:rFonts w:ascii="Times New Roman" w:hAnsi="Times New Roman" w:cs="Times New Roman"/>
          <w:b/>
          <w:bCs/>
          <w:sz w:val="24"/>
          <w:szCs w:val="24"/>
          <w:rPrChange w:id="335" w:author="Dr KROA" w:date="2024-08-10T12:01:00Z">
            <w:rPr>
              <w:rFonts w:ascii="Times New Roman" w:hAnsi="Times New Roman" w:cs="Times New Roman"/>
              <w:sz w:val="24"/>
              <w:szCs w:val="24"/>
            </w:rPr>
          </w:rPrChange>
        </w:rPr>
        <w:t>Une application web</w:t>
      </w:r>
      <w:r w:rsidRPr="00EB5C21">
        <w:rPr>
          <w:rFonts w:ascii="Times New Roman" w:hAnsi="Times New Roman" w:cs="Times New Roman"/>
          <w:sz w:val="24"/>
          <w:szCs w:val="24"/>
        </w:rPr>
        <w:t xml:space="preserve"> ; une infrastructure réseaux sécurité pour déployer cette application ; Concevoir une </w:t>
      </w:r>
      <w:del w:id="336" w:author="Dr KROA" w:date="2024-08-10T12:05:00Z">
        <w:r w:rsidRPr="00EB5C21" w:rsidDel="00B91343">
          <w:rPr>
            <w:rFonts w:ascii="Times New Roman" w:hAnsi="Times New Roman" w:cs="Times New Roman"/>
            <w:sz w:val="24"/>
            <w:szCs w:val="24"/>
          </w:rPr>
          <w:delText xml:space="preserve">chatte </w:delText>
        </w:r>
      </w:del>
      <w:ins w:id="337" w:author="Dr KROA" w:date="2024-08-10T12:05:00Z">
        <w:r w:rsidR="00B91343">
          <w:rPr>
            <w:rFonts w:ascii="Times New Roman" w:hAnsi="Times New Roman" w:cs="Times New Roman"/>
            <w:sz w:val="24"/>
            <w:szCs w:val="24"/>
          </w:rPr>
          <w:t>charte</w:t>
        </w:r>
        <w:r w:rsidR="00B91343" w:rsidRPr="00EB5C21">
          <w:rPr>
            <w:rFonts w:ascii="Times New Roman" w:hAnsi="Times New Roman" w:cs="Times New Roman"/>
            <w:sz w:val="24"/>
            <w:szCs w:val="24"/>
          </w:rPr>
          <w:t xml:space="preserve"> </w:t>
        </w:r>
      </w:ins>
      <w:r w:rsidRPr="00EB5C21">
        <w:rPr>
          <w:rFonts w:ascii="Times New Roman" w:hAnsi="Times New Roman" w:cs="Times New Roman"/>
          <w:sz w:val="24"/>
          <w:szCs w:val="24"/>
        </w:rPr>
        <w:t>d'utilisation de l'application ; Mise en place d'un pare-feu pour protéger les sites et les serveurs locaux ; Une infrastructure réseau d'interconnexion des principaux sites Pour le déploiement de l'application ; sensibiliser ou former ceux-ci à l'employabilité de l'application.</w:t>
      </w:r>
      <w:commentRangeEnd w:id="334"/>
      <w:r w:rsidR="00A12C68">
        <w:rPr>
          <w:rStyle w:val="Marquedecommentaire"/>
        </w:rPr>
        <w:commentReference w:id="334"/>
      </w:r>
    </w:p>
    <w:p w14:paraId="660F5BEC" w14:textId="4CD9A57F" w:rsidR="00213D07" w:rsidRPr="00EB5C21" w:rsidRDefault="00213D07" w:rsidP="00834FF3">
      <w:pPr>
        <w:tabs>
          <w:tab w:val="left" w:pos="3120"/>
        </w:tabs>
        <w:spacing w:line="360" w:lineRule="auto"/>
        <w:jc w:val="both"/>
        <w:rPr>
          <w:rFonts w:ascii="Times New Roman" w:hAnsi="Times New Roman" w:cs="Times New Roman"/>
          <w:sz w:val="24"/>
          <w:szCs w:val="24"/>
        </w:rPr>
        <w:pPrChange w:id="338" w:author="Dr KROA" w:date="2024-08-10T11:59:00Z">
          <w:pPr>
            <w:tabs>
              <w:tab w:val="left" w:pos="3120"/>
            </w:tabs>
            <w:spacing w:line="360" w:lineRule="auto"/>
          </w:pPr>
        </w:pPrChange>
      </w:pPr>
      <w:del w:id="339" w:author="Dr KROA" w:date="2024-08-10T12:11:00Z">
        <w:r w:rsidRPr="00EB5C21" w:rsidDel="00A12C68">
          <w:rPr>
            <w:rFonts w:ascii="Times New Roman" w:hAnsi="Times New Roman" w:cs="Times New Roman"/>
            <w:sz w:val="24"/>
            <w:szCs w:val="24"/>
          </w:rPr>
          <w:delText>Cette</w:delText>
        </w:r>
      </w:del>
      <w:ins w:id="340" w:author="Dr KROA" w:date="2024-08-10T12:11:00Z">
        <w:r w:rsidR="00A12C68">
          <w:rPr>
            <w:rFonts w:ascii="Times New Roman" w:hAnsi="Times New Roman" w:cs="Times New Roman"/>
            <w:sz w:val="24"/>
            <w:szCs w:val="24"/>
          </w:rPr>
          <w:t>Ces différentes solutions</w:t>
        </w:r>
      </w:ins>
      <w:r w:rsidRPr="00EB5C21">
        <w:rPr>
          <w:rFonts w:ascii="Times New Roman" w:hAnsi="Times New Roman" w:cs="Times New Roman"/>
          <w:sz w:val="24"/>
          <w:szCs w:val="24"/>
        </w:rPr>
        <w:t xml:space="preserve"> </w:t>
      </w:r>
      <w:del w:id="341" w:author="Dr KROA" w:date="2024-08-10T12:12:00Z">
        <w:r w:rsidRPr="00EB5C21" w:rsidDel="00A12C68">
          <w:rPr>
            <w:rFonts w:ascii="Times New Roman" w:hAnsi="Times New Roman" w:cs="Times New Roman"/>
            <w:sz w:val="24"/>
            <w:szCs w:val="24"/>
          </w:rPr>
          <w:delText>application et site</w:delText>
        </w:r>
      </w:del>
      <w:r w:rsidRPr="00EB5C21">
        <w:rPr>
          <w:rFonts w:ascii="Times New Roman" w:hAnsi="Times New Roman" w:cs="Times New Roman"/>
          <w:sz w:val="24"/>
          <w:szCs w:val="24"/>
        </w:rPr>
        <w:t xml:space="preserve"> permettrons à l'artisan</w:t>
      </w:r>
      <w:del w:id="342" w:author="Dr KROA" w:date="2024-08-10T12:12:00Z">
        <w:r w:rsidRPr="00EB5C21" w:rsidDel="00A12C68">
          <w:rPr>
            <w:rFonts w:ascii="Times New Roman" w:hAnsi="Times New Roman" w:cs="Times New Roman"/>
            <w:sz w:val="24"/>
            <w:szCs w:val="24"/>
          </w:rPr>
          <w:delText>at</w:delText>
        </w:r>
      </w:del>
      <w:r w:rsidRPr="00EB5C21">
        <w:rPr>
          <w:rFonts w:ascii="Times New Roman" w:hAnsi="Times New Roman" w:cs="Times New Roman"/>
          <w:sz w:val="24"/>
          <w:szCs w:val="24"/>
        </w:rPr>
        <w:t xml:space="preserve"> de :</w:t>
      </w:r>
    </w:p>
    <w:p w14:paraId="13204CA0" w14:textId="77777777" w:rsidR="00A12C68" w:rsidRDefault="00213D07" w:rsidP="00A12C68">
      <w:pPr>
        <w:pStyle w:val="Paragraphedeliste"/>
        <w:numPr>
          <w:ilvl w:val="0"/>
          <w:numId w:val="13"/>
        </w:numPr>
        <w:tabs>
          <w:tab w:val="left" w:pos="3120"/>
        </w:tabs>
        <w:spacing w:line="360" w:lineRule="auto"/>
        <w:jc w:val="both"/>
        <w:rPr>
          <w:ins w:id="343" w:author="Dr KROA" w:date="2024-08-10T12:17:00Z"/>
          <w:rFonts w:ascii="Times New Roman" w:hAnsi="Times New Roman" w:cs="Times New Roman"/>
          <w:sz w:val="24"/>
          <w:szCs w:val="24"/>
        </w:rPr>
      </w:pPr>
      <w:r w:rsidRPr="00A12C68">
        <w:rPr>
          <w:rFonts w:ascii="Times New Roman" w:hAnsi="Times New Roman" w:cs="Times New Roman"/>
          <w:sz w:val="24"/>
          <w:szCs w:val="24"/>
          <w:rPrChange w:id="344" w:author="Dr KROA" w:date="2024-08-10T12:17:00Z">
            <w:rPr/>
          </w:rPrChange>
        </w:rPr>
        <w:t xml:space="preserve">S’auto-enregistrer en renseignant un formulaire ; </w:t>
      </w:r>
    </w:p>
    <w:p w14:paraId="0206D5A8" w14:textId="77777777" w:rsidR="00A12C68" w:rsidRDefault="00213D07" w:rsidP="00A12C68">
      <w:pPr>
        <w:pStyle w:val="Paragraphedeliste"/>
        <w:numPr>
          <w:ilvl w:val="0"/>
          <w:numId w:val="13"/>
        </w:numPr>
        <w:tabs>
          <w:tab w:val="left" w:pos="3120"/>
        </w:tabs>
        <w:spacing w:line="360" w:lineRule="auto"/>
        <w:jc w:val="both"/>
        <w:rPr>
          <w:ins w:id="345" w:author="Dr KROA" w:date="2024-08-10T12:17:00Z"/>
          <w:rFonts w:ascii="Times New Roman" w:hAnsi="Times New Roman" w:cs="Times New Roman"/>
          <w:sz w:val="24"/>
          <w:szCs w:val="24"/>
        </w:rPr>
      </w:pPr>
      <w:r w:rsidRPr="00A12C68">
        <w:rPr>
          <w:rFonts w:ascii="Times New Roman" w:hAnsi="Times New Roman" w:cs="Times New Roman"/>
          <w:sz w:val="24"/>
          <w:szCs w:val="24"/>
          <w:rPrChange w:id="346" w:author="Dr KROA" w:date="2024-08-10T12:17:00Z">
            <w:rPr/>
          </w:rPrChange>
        </w:rPr>
        <w:t xml:space="preserve">Modifier </w:t>
      </w:r>
      <w:del w:id="347" w:author="Dr KROA" w:date="2024-08-10T12:13:00Z">
        <w:r w:rsidRPr="00A12C68" w:rsidDel="00A12C68">
          <w:rPr>
            <w:rFonts w:ascii="Times New Roman" w:hAnsi="Times New Roman" w:cs="Times New Roman"/>
            <w:sz w:val="24"/>
            <w:szCs w:val="24"/>
            <w:rPrChange w:id="348" w:author="Dr KROA" w:date="2024-08-10T12:17:00Z">
              <w:rPr/>
            </w:rPrChange>
          </w:rPr>
          <w:delText>c</w:delText>
        </w:r>
      </w:del>
      <w:ins w:id="349" w:author="Dr KROA" w:date="2024-08-10T12:16:00Z">
        <w:r w:rsidR="00A12C68" w:rsidRPr="00A12C68">
          <w:rPr>
            <w:rFonts w:ascii="Times New Roman" w:hAnsi="Times New Roman" w:cs="Times New Roman"/>
            <w:sz w:val="24"/>
            <w:szCs w:val="24"/>
            <w:rPrChange w:id="350" w:author="Dr KROA" w:date="2024-08-10T12:17:00Z">
              <w:rPr/>
            </w:rPrChange>
          </w:rPr>
          <w:t>s</w:t>
        </w:r>
      </w:ins>
      <w:r w:rsidRPr="00A12C68">
        <w:rPr>
          <w:rFonts w:ascii="Times New Roman" w:hAnsi="Times New Roman" w:cs="Times New Roman"/>
          <w:sz w:val="24"/>
          <w:szCs w:val="24"/>
          <w:rPrChange w:id="351" w:author="Dr KROA" w:date="2024-08-10T12:17:00Z">
            <w:rPr/>
          </w:rPrChange>
        </w:rPr>
        <w:t xml:space="preserve">es informations en cas de besoin ; </w:t>
      </w:r>
    </w:p>
    <w:p w14:paraId="5DB20C11" w14:textId="77777777" w:rsidR="00A12C68" w:rsidRDefault="00213D07" w:rsidP="00A12C68">
      <w:pPr>
        <w:pStyle w:val="Paragraphedeliste"/>
        <w:numPr>
          <w:ilvl w:val="0"/>
          <w:numId w:val="13"/>
        </w:numPr>
        <w:tabs>
          <w:tab w:val="left" w:pos="3120"/>
        </w:tabs>
        <w:spacing w:line="360" w:lineRule="auto"/>
        <w:jc w:val="both"/>
        <w:rPr>
          <w:ins w:id="352" w:author="Dr KROA" w:date="2024-08-10T12:17:00Z"/>
          <w:rFonts w:ascii="Times New Roman" w:hAnsi="Times New Roman" w:cs="Times New Roman"/>
          <w:sz w:val="24"/>
          <w:szCs w:val="24"/>
        </w:rPr>
      </w:pPr>
      <w:r w:rsidRPr="00A12C68">
        <w:rPr>
          <w:rFonts w:ascii="Times New Roman" w:hAnsi="Times New Roman" w:cs="Times New Roman"/>
          <w:sz w:val="24"/>
          <w:szCs w:val="24"/>
          <w:rPrChange w:id="353" w:author="Dr KROA" w:date="2024-08-10T12:17:00Z">
            <w:rPr/>
          </w:rPrChange>
        </w:rPr>
        <w:t xml:space="preserve">Choisir un pack publicitaire ; </w:t>
      </w:r>
    </w:p>
    <w:p w14:paraId="67B7A1C8" w14:textId="77777777" w:rsidR="00A12C68" w:rsidRDefault="00213D07" w:rsidP="00A12C68">
      <w:pPr>
        <w:pStyle w:val="Paragraphedeliste"/>
        <w:numPr>
          <w:ilvl w:val="0"/>
          <w:numId w:val="13"/>
        </w:numPr>
        <w:tabs>
          <w:tab w:val="left" w:pos="3120"/>
        </w:tabs>
        <w:spacing w:line="360" w:lineRule="auto"/>
        <w:jc w:val="both"/>
        <w:rPr>
          <w:ins w:id="354" w:author="Dr KROA" w:date="2024-08-10T12:18:00Z"/>
          <w:rFonts w:ascii="Times New Roman" w:hAnsi="Times New Roman" w:cs="Times New Roman"/>
          <w:sz w:val="24"/>
          <w:szCs w:val="24"/>
        </w:rPr>
      </w:pPr>
      <w:proofErr w:type="spellStart"/>
      <w:r w:rsidRPr="00A12C68">
        <w:rPr>
          <w:rFonts w:ascii="Times New Roman" w:hAnsi="Times New Roman" w:cs="Times New Roman"/>
          <w:sz w:val="24"/>
          <w:szCs w:val="24"/>
          <w:rPrChange w:id="355" w:author="Dr KROA" w:date="2024-08-10T12:17:00Z">
            <w:rPr/>
          </w:rPrChange>
        </w:rPr>
        <w:t>Géo-localiser</w:t>
      </w:r>
      <w:proofErr w:type="spellEnd"/>
      <w:r w:rsidRPr="00A12C68">
        <w:rPr>
          <w:rFonts w:ascii="Times New Roman" w:hAnsi="Times New Roman" w:cs="Times New Roman"/>
          <w:sz w:val="24"/>
          <w:szCs w:val="24"/>
          <w:rPrChange w:id="356" w:author="Dr KROA" w:date="2024-08-10T12:17:00Z">
            <w:rPr/>
          </w:rPrChange>
        </w:rPr>
        <w:t xml:space="preserve"> l'atelier de</w:t>
      </w:r>
      <w:ins w:id="357" w:author="Dr KROA" w:date="2024-08-10T12:17:00Z">
        <w:r w:rsidR="00A12C68">
          <w:rPr>
            <w:rFonts w:ascii="Times New Roman" w:hAnsi="Times New Roman" w:cs="Times New Roman"/>
            <w:sz w:val="24"/>
            <w:szCs w:val="24"/>
          </w:rPr>
          <w:t xml:space="preserve"> travail</w:t>
        </w:r>
      </w:ins>
      <w:del w:id="358" w:author="Dr KROA" w:date="2024-08-10T12:17:00Z">
        <w:r w:rsidRPr="00A12C68" w:rsidDel="00A12C68">
          <w:rPr>
            <w:rFonts w:ascii="Times New Roman" w:hAnsi="Times New Roman" w:cs="Times New Roman"/>
            <w:sz w:val="24"/>
            <w:szCs w:val="24"/>
            <w:rPrChange w:id="359" w:author="Dr KROA" w:date="2024-08-10T12:17:00Z">
              <w:rPr/>
            </w:rPrChange>
          </w:rPr>
          <w:delText xml:space="preserve"> chaque artisan enregistré </w:delText>
        </w:r>
      </w:del>
      <w:r w:rsidRPr="00A12C68">
        <w:rPr>
          <w:rFonts w:ascii="Times New Roman" w:hAnsi="Times New Roman" w:cs="Times New Roman"/>
          <w:sz w:val="24"/>
          <w:szCs w:val="24"/>
          <w:rPrChange w:id="360" w:author="Dr KROA" w:date="2024-08-10T12:17:00Z">
            <w:rPr/>
          </w:rPrChange>
        </w:rPr>
        <w:t>;</w:t>
      </w:r>
    </w:p>
    <w:p w14:paraId="3264AA3E" w14:textId="77777777" w:rsidR="00A12C68" w:rsidRDefault="00213D07" w:rsidP="00A12C68">
      <w:pPr>
        <w:pStyle w:val="Paragraphedeliste"/>
        <w:numPr>
          <w:ilvl w:val="0"/>
          <w:numId w:val="13"/>
        </w:numPr>
        <w:tabs>
          <w:tab w:val="left" w:pos="3120"/>
        </w:tabs>
        <w:spacing w:line="360" w:lineRule="auto"/>
        <w:jc w:val="both"/>
        <w:rPr>
          <w:ins w:id="361" w:author="Dr KROA" w:date="2024-08-10T12:18:00Z"/>
          <w:rFonts w:ascii="Times New Roman" w:hAnsi="Times New Roman" w:cs="Times New Roman"/>
          <w:sz w:val="24"/>
          <w:szCs w:val="24"/>
        </w:rPr>
      </w:pPr>
      <w:r w:rsidRPr="00A12C68">
        <w:rPr>
          <w:rFonts w:ascii="Times New Roman" w:hAnsi="Times New Roman" w:cs="Times New Roman"/>
          <w:sz w:val="24"/>
          <w:szCs w:val="24"/>
          <w:rPrChange w:id="362" w:author="Dr KROA" w:date="2024-08-10T12:17:00Z">
            <w:rPr/>
          </w:rPrChange>
        </w:rPr>
        <w:t xml:space="preserve"> Sauvegarder automatiquement ou manuellement ces données ;</w:t>
      </w:r>
    </w:p>
    <w:p w14:paraId="3F9706BA" w14:textId="22FBC0B0" w:rsidR="00A12C68" w:rsidRDefault="00213D07" w:rsidP="00A12C68">
      <w:pPr>
        <w:pStyle w:val="Paragraphedeliste"/>
        <w:numPr>
          <w:ilvl w:val="0"/>
          <w:numId w:val="13"/>
        </w:numPr>
        <w:tabs>
          <w:tab w:val="left" w:pos="3120"/>
        </w:tabs>
        <w:spacing w:line="360" w:lineRule="auto"/>
        <w:jc w:val="both"/>
        <w:rPr>
          <w:ins w:id="363" w:author="Dr KROA" w:date="2024-08-10T12:18:00Z"/>
          <w:rFonts w:ascii="Times New Roman" w:hAnsi="Times New Roman" w:cs="Times New Roman"/>
          <w:sz w:val="24"/>
          <w:szCs w:val="24"/>
        </w:rPr>
      </w:pPr>
      <w:r w:rsidRPr="00A12C68">
        <w:rPr>
          <w:rFonts w:ascii="Times New Roman" w:hAnsi="Times New Roman" w:cs="Times New Roman"/>
          <w:sz w:val="24"/>
          <w:szCs w:val="24"/>
          <w:rPrChange w:id="364" w:author="Dr KROA" w:date="2024-08-10T12:17:00Z">
            <w:rPr/>
          </w:rPrChange>
        </w:rPr>
        <w:t xml:space="preserve"> </w:t>
      </w:r>
      <w:del w:id="365" w:author="Dr KROA" w:date="2024-08-10T12:18:00Z">
        <w:r w:rsidRPr="00A12C68" w:rsidDel="00A12C68">
          <w:rPr>
            <w:rFonts w:ascii="Times New Roman" w:hAnsi="Times New Roman" w:cs="Times New Roman"/>
            <w:sz w:val="24"/>
            <w:szCs w:val="24"/>
            <w:rPrChange w:id="366" w:author="Dr KROA" w:date="2024-08-10T12:17:00Z">
              <w:rPr/>
            </w:rPrChange>
          </w:rPr>
          <w:delText>ajouter</w:delText>
        </w:r>
      </w:del>
      <w:ins w:id="367" w:author="Dr KROA" w:date="2024-08-10T12:18:00Z">
        <w:r w:rsidR="00A12C68" w:rsidRPr="00A12C68">
          <w:rPr>
            <w:rFonts w:ascii="Times New Roman" w:hAnsi="Times New Roman" w:cs="Times New Roman"/>
            <w:sz w:val="24"/>
            <w:szCs w:val="24"/>
          </w:rPr>
          <w:t>Ajouter</w:t>
        </w:r>
      </w:ins>
      <w:r w:rsidRPr="00A12C68">
        <w:rPr>
          <w:rFonts w:ascii="Times New Roman" w:hAnsi="Times New Roman" w:cs="Times New Roman"/>
          <w:sz w:val="24"/>
          <w:szCs w:val="24"/>
          <w:rPrChange w:id="368" w:author="Dr KROA" w:date="2024-08-10T12:17:00Z">
            <w:rPr/>
          </w:rPrChange>
        </w:rPr>
        <w:t xml:space="preserve"> ou publier des articles de son choix ;</w:t>
      </w:r>
    </w:p>
    <w:p w14:paraId="76465BED" w14:textId="6EEB5E84" w:rsidR="00213D07" w:rsidRPr="00A12C68" w:rsidRDefault="00213D07" w:rsidP="00A12C68">
      <w:pPr>
        <w:pStyle w:val="Paragraphedeliste"/>
        <w:numPr>
          <w:ilvl w:val="0"/>
          <w:numId w:val="13"/>
        </w:numPr>
        <w:tabs>
          <w:tab w:val="left" w:pos="3120"/>
        </w:tabs>
        <w:spacing w:line="360" w:lineRule="auto"/>
        <w:jc w:val="both"/>
        <w:rPr>
          <w:rFonts w:ascii="Times New Roman" w:hAnsi="Times New Roman" w:cs="Times New Roman"/>
          <w:sz w:val="24"/>
          <w:szCs w:val="24"/>
          <w:rPrChange w:id="369" w:author="Dr KROA" w:date="2024-08-10T12:17:00Z">
            <w:rPr/>
          </w:rPrChange>
        </w:rPr>
        <w:pPrChange w:id="370" w:author="Dr KROA" w:date="2024-08-10T12:17:00Z">
          <w:pPr>
            <w:tabs>
              <w:tab w:val="left" w:pos="3120"/>
            </w:tabs>
            <w:spacing w:line="360" w:lineRule="auto"/>
          </w:pPr>
        </w:pPrChange>
      </w:pPr>
      <w:r w:rsidRPr="00A12C68">
        <w:rPr>
          <w:rFonts w:ascii="Times New Roman" w:hAnsi="Times New Roman" w:cs="Times New Roman"/>
          <w:sz w:val="24"/>
          <w:szCs w:val="24"/>
          <w:rPrChange w:id="371" w:author="Dr KROA" w:date="2024-08-10T12:17:00Z">
            <w:rPr/>
          </w:rPrChange>
        </w:rPr>
        <w:t xml:space="preserve"> </w:t>
      </w:r>
      <w:del w:id="372" w:author="Dr KROA" w:date="2024-08-10T12:19:00Z">
        <w:r w:rsidRPr="00A12C68" w:rsidDel="00A12C68">
          <w:rPr>
            <w:rFonts w:ascii="Times New Roman" w:hAnsi="Times New Roman" w:cs="Times New Roman"/>
            <w:sz w:val="24"/>
            <w:szCs w:val="24"/>
            <w:rPrChange w:id="373" w:author="Dr KROA" w:date="2024-08-10T12:17:00Z">
              <w:rPr/>
            </w:rPrChange>
          </w:rPr>
          <w:delText>faire</w:delText>
        </w:r>
      </w:del>
      <w:ins w:id="374" w:author="Dr KROA" w:date="2024-08-10T12:19:00Z">
        <w:r w:rsidR="00A12C68" w:rsidRPr="00A12C68">
          <w:rPr>
            <w:rFonts w:ascii="Times New Roman" w:hAnsi="Times New Roman" w:cs="Times New Roman"/>
            <w:sz w:val="24"/>
            <w:szCs w:val="24"/>
          </w:rPr>
          <w:t>Faire</w:t>
        </w:r>
      </w:ins>
      <w:r w:rsidRPr="00A12C68">
        <w:rPr>
          <w:rFonts w:ascii="Times New Roman" w:hAnsi="Times New Roman" w:cs="Times New Roman"/>
          <w:sz w:val="24"/>
          <w:szCs w:val="24"/>
          <w:rPrChange w:id="375" w:author="Dr KROA" w:date="2024-08-10T12:17:00Z">
            <w:rPr/>
          </w:rPrChange>
        </w:rPr>
        <w:t xml:space="preserve"> une </w:t>
      </w:r>
      <w:ins w:id="376" w:author="Dr KROA" w:date="2024-08-10T12:19:00Z">
        <w:r w:rsidR="00A12C68">
          <w:rPr>
            <w:rFonts w:ascii="Times New Roman" w:hAnsi="Times New Roman" w:cs="Times New Roman"/>
            <w:sz w:val="24"/>
            <w:szCs w:val="24"/>
          </w:rPr>
          <w:t xml:space="preserve">biographie </w:t>
        </w:r>
      </w:ins>
      <w:del w:id="377" w:author="Dr KROA" w:date="2024-08-10T12:19:00Z">
        <w:r w:rsidRPr="00A12C68" w:rsidDel="00A12C68">
          <w:rPr>
            <w:rFonts w:ascii="Times New Roman" w:hAnsi="Times New Roman" w:cs="Times New Roman"/>
            <w:sz w:val="24"/>
            <w:szCs w:val="24"/>
            <w:rPrChange w:id="378" w:author="Dr KROA" w:date="2024-08-10T12:17:00Z">
              <w:rPr/>
            </w:rPrChange>
          </w:rPr>
          <w:delText xml:space="preserve">bibliographie </w:delText>
        </w:r>
      </w:del>
      <w:r w:rsidRPr="00A12C68">
        <w:rPr>
          <w:rFonts w:ascii="Times New Roman" w:hAnsi="Times New Roman" w:cs="Times New Roman"/>
          <w:sz w:val="24"/>
          <w:szCs w:val="24"/>
          <w:rPrChange w:id="379" w:author="Dr KROA" w:date="2024-08-10T12:17:00Z">
            <w:rPr/>
          </w:rPrChange>
        </w:rPr>
        <w:t>de lui et son entreprise.</w:t>
      </w:r>
    </w:p>
    <w:p w14:paraId="2EE3209D" w14:textId="77777777" w:rsidR="006B74AD" w:rsidRPr="00EB5C21" w:rsidRDefault="006B74AD" w:rsidP="00EB5C21">
      <w:pPr>
        <w:tabs>
          <w:tab w:val="left" w:pos="3120"/>
        </w:tabs>
        <w:spacing w:line="360" w:lineRule="auto"/>
        <w:rPr>
          <w:rFonts w:ascii="Times New Roman" w:hAnsi="Times New Roman" w:cs="Times New Roman"/>
          <w:sz w:val="24"/>
          <w:szCs w:val="24"/>
        </w:rPr>
      </w:pPr>
    </w:p>
    <w:p w14:paraId="04418238" w14:textId="58EC44B4" w:rsidR="00213D07" w:rsidRPr="00EB5C21" w:rsidRDefault="00213D07" w:rsidP="00EB5C21">
      <w:pPr>
        <w:tabs>
          <w:tab w:val="left" w:pos="3120"/>
        </w:tabs>
        <w:spacing w:line="360" w:lineRule="auto"/>
        <w:rPr>
          <w:rFonts w:ascii="Times New Roman" w:hAnsi="Times New Roman" w:cs="Times New Roman"/>
          <w:b/>
          <w:sz w:val="24"/>
          <w:szCs w:val="24"/>
        </w:rPr>
      </w:pPr>
      <w:r w:rsidRPr="00EB5C21">
        <w:rPr>
          <w:rFonts w:ascii="Times New Roman" w:hAnsi="Times New Roman" w:cs="Times New Roman"/>
          <w:b/>
          <w:sz w:val="24"/>
          <w:szCs w:val="24"/>
        </w:rPr>
        <w:t xml:space="preserve"> </w:t>
      </w:r>
      <w:r w:rsidRPr="00EB5C21">
        <w:rPr>
          <w:rFonts w:ascii="Times New Roman" w:hAnsi="Times New Roman" w:cs="Times New Roman"/>
          <w:b/>
          <w:sz w:val="24"/>
          <w:szCs w:val="24"/>
          <w:u w:val="single"/>
        </w:rPr>
        <w:t>La solution marketing</w:t>
      </w:r>
      <w:r w:rsidR="006B74AD" w:rsidRPr="00EB5C21">
        <w:rPr>
          <w:rFonts w:ascii="Times New Roman" w:hAnsi="Times New Roman" w:cs="Times New Roman"/>
          <w:b/>
          <w:sz w:val="24"/>
          <w:szCs w:val="24"/>
        </w:rPr>
        <w:t> :</w:t>
      </w:r>
    </w:p>
    <w:p w14:paraId="602D6034" w14:textId="67C10C50" w:rsidR="00213D07" w:rsidRPr="00EB5C21" w:rsidDel="00C15E9C" w:rsidRDefault="00213D07" w:rsidP="00EB5C21">
      <w:pPr>
        <w:tabs>
          <w:tab w:val="left" w:pos="3120"/>
        </w:tabs>
        <w:spacing w:line="360" w:lineRule="auto"/>
        <w:rPr>
          <w:del w:id="380" w:author="Dr KROA" w:date="2024-08-10T12:20:00Z"/>
          <w:rFonts w:ascii="Times New Roman" w:hAnsi="Times New Roman" w:cs="Times New Roman"/>
          <w:b/>
          <w:bCs/>
          <w:sz w:val="24"/>
          <w:szCs w:val="24"/>
        </w:rPr>
      </w:pPr>
      <w:del w:id="381" w:author="Dr KROA" w:date="2024-08-10T12:20:00Z">
        <w:r w:rsidRPr="00EB5C21" w:rsidDel="00C15E9C">
          <w:rPr>
            <w:rFonts w:ascii="Times New Roman" w:hAnsi="Times New Roman" w:cs="Times New Roman"/>
            <w:b/>
            <w:bCs/>
            <w:sz w:val="24"/>
            <w:szCs w:val="24"/>
          </w:rPr>
          <w:delText>Notre équipe marketing</w:delText>
        </w:r>
        <w:r w:rsidR="00532EC0" w:rsidRPr="00EB5C21" w:rsidDel="00C15E9C">
          <w:rPr>
            <w:rFonts w:ascii="Times New Roman" w:hAnsi="Times New Roman" w:cs="Times New Roman"/>
            <w:b/>
            <w:bCs/>
            <w:sz w:val="24"/>
            <w:szCs w:val="24"/>
          </w:rPr>
          <w:delText> :</w:delText>
        </w:r>
      </w:del>
    </w:p>
    <w:p w14:paraId="47D09E21" w14:textId="7537D3E3" w:rsidR="00213D07" w:rsidRPr="00EB5C21" w:rsidDel="006133AF" w:rsidRDefault="00213D07" w:rsidP="00C15E9C">
      <w:pPr>
        <w:tabs>
          <w:tab w:val="left" w:pos="3120"/>
        </w:tabs>
        <w:spacing w:line="360" w:lineRule="auto"/>
        <w:jc w:val="both"/>
        <w:rPr>
          <w:del w:id="382" w:author="Dr KROA" w:date="2024-08-10T12:22:00Z"/>
          <w:rFonts w:ascii="Times New Roman" w:hAnsi="Times New Roman" w:cs="Times New Roman"/>
          <w:sz w:val="24"/>
          <w:szCs w:val="24"/>
        </w:rPr>
        <w:pPrChange w:id="383" w:author="Dr KROA" w:date="2024-08-10T12:20:00Z">
          <w:pPr>
            <w:tabs>
              <w:tab w:val="left" w:pos="3120"/>
            </w:tabs>
            <w:spacing w:line="360" w:lineRule="auto"/>
          </w:pPr>
        </w:pPrChange>
      </w:pPr>
      <w:del w:id="384" w:author="Dr KROA" w:date="2024-08-10T12:22:00Z">
        <w:r w:rsidRPr="00EB5C21" w:rsidDel="006133AF">
          <w:rPr>
            <w:rFonts w:ascii="Times New Roman" w:hAnsi="Times New Roman" w:cs="Times New Roman"/>
            <w:sz w:val="24"/>
            <w:szCs w:val="24"/>
          </w:rPr>
          <w:delText>Notre équipe marketing est dirigée par le chef de service KOUASSI KOFFI SAMUEL, sous la couverture de la directrice du marketing et communication COULIBALY TIEFAGA MARIE BRTH. Le chef de service est aidé dans ces taches par le sous-chef CONDE ALI. C’est cette équipe marketing est stratégique, dynamique, efficaces qui leurs sont confiés. Nous avons aussi l’équipe de communication et multimédias qui nous aident dans nos taches.</w:delText>
        </w:r>
      </w:del>
    </w:p>
    <w:p w14:paraId="294F3FC4" w14:textId="32F6E333" w:rsidR="00213D07" w:rsidRPr="00EB5C21" w:rsidRDefault="00213D07" w:rsidP="00C15E9C">
      <w:pPr>
        <w:tabs>
          <w:tab w:val="left" w:pos="3120"/>
        </w:tabs>
        <w:spacing w:line="360" w:lineRule="auto"/>
        <w:jc w:val="both"/>
        <w:rPr>
          <w:rFonts w:ascii="Times New Roman" w:hAnsi="Times New Roman" w:cs="Times New Roman"/>
          <w:sz w:val="24"/>
          <w:szCs w:val="24"/>
        </w:rPr>
        <w:pPrChange w:id="385" w:author="Dr KROA" w:date="2024-08-10T12:20:00Z">
          <w:pPr>
            <w:tabs>
              <w:tab w:val="left" w:pos="3120"/>
            </w:tabs>
            <w:spacing w:line="360" w:lineRule="auto"/>
          </w:pPr>
        </w:pPrChange>
      </w:pPr>
      <w:del w:id="386" w:author="Dr KROA" w:date="2024-08-10T12:22:00Z">
        <w:r w:rsidRPr="00EB5C21" w:rsidDel="006133AF">
          <w:rPr>
            <w:rFonts w:ascii="Times New Roman" w:hAnsi="Times New Roman" w:cs="Times New Roman"/>
            <w:sz w:val="24"/>
            <w:szCs w:val="24"/>
          </w:rPr>
          <w:delText xml:space="preserve">Notre </w:delText>
        </w:r>
      </w:del>
      <w:ins w:id="387" w:author="Dr KROA" w:date="2024-08-10T12:22:00Z">
        <w:r w:rsidR="006133AF">
          <w:rPr>
            <w:rFonts w:ascii="Times New Roman" w:hAnsi="Times New Roman" w:cs="Times New Roman"/>
            <w:sz w:val="24"/>
            <w:szCs w:val="24"/>
          </w:rPr>
          <w:t>L’</w:t>
        </w:r>
      </w:ins>
      <w:r w:rsidRPr="00EB5C21">
        <w:rPr>
          <w:rFonts w:ascii="Times New Roman" w:hAnsi="Times New Roman" w:cs="Times New Roman"/>
          <w:sz w:val="24"/>
          <w:szCs w:val="24"/>
        </w:rPr>
        <w:t>objectif</w:t>
      </w:r>
      <w:ins w:id="388" w:author="Dr KROA" w:date="2024-08-10T12:22:00Z">
        <w:r w:rsidR="006133AF">
          <w:rPr>
            <w:rFonts w:ascii="Times New Roman" w:hAnsi="Times New Roman" w:cs="Times New Roman"/>
            <w:sz w:val="24"/>
            <w:szCs w:val="24"/>
          </w:rPr>
          <w:t xml:space="preserve"> de </w:t>
        </w:r>
      </w:ins>
      <w:ins w:id="389" w:author="Dr KROA" w:date="2024-08-10T12:23:00Z">
        <w:r w:rsidR="006133AF">
          <w:rPr>
            <w:rFonts w:ascii="Times New Roman" w:hAnsi="Times New Roman" w:cs="Times New Roman"/>
            <w:sz w:val="24"/>
            <w:szCs w:val="24"/>
          </w:rPr>
          <w:t>la solution marketing</w:t>
        </w:r>
      </w:ins>
      <w:r w:rsidRPr="00EB5C21">
        <w:rPr>
          <w:rFonts w:ascii="Times New Roman" w:hAnsi="Times New Roman" w:cs="Times New Roman"/>
          <w:sz w:val="24"/>
          <w:szCs w:val="24"/>
        </w:rPr>
        <w:t xml:space="preserve"> est de fournir des solutions pour aider les artisans à accroître leur</w:t>
      </w:r>
      <w:ins w:id="390" w:author="Dr KROA" w:date="2024-08-10T12:26:00Z">
        <w:r w:rsidR="00A771CA">
          <w:rPr>
            <w:rFonts w:ascii="Times New Roman" w:hAnsi="Times New Roman" w:cs="Times New Roman"/>
            <w:sz w:val="24"/>
            <w:szCs w:val="24"/>
          </w:rPr>
          <w:t>s</w:t>
        </w:r>
      </w:ins>
      <w:r w:rsidRPr="00EB5C21">
        <w:rPr>
          <w:rFonts w:ascii="Times New Roman" w:hAnsi="Times New Roman" w:cs="Times New Roman"/>
          <w:sz w:val="24"/>
          <w:szCs w:val="24"/>
        </w:rPr>
        <w:t xml:space="preserve"> visibilité</w:t>
      </w:r>
      <w:ins w:id="391" w:author="Dr KROA" w:date="2024-08-10T12:26:00Z">
        <w:r w:rsidR="00A771CA">
          <w:rPr>
            <w:rFonts w:ascii="Times New Roman" w:hAnsi="Times New Roman" w:cs="Times New Roman"/>
            <w:sz w:val="24"/>
            <w:szCs w:val="24"/>
          </w:rPr>
          <w:t>s</w:t>
        </w:r>
      </w:ins>
      <w:r w:rsidRPr="00EB5C21">
        <w:rPr>
          <w:rFonts w:ascii="Times New Roman" w:hAnsi="Times New Roman" w:cs="Times New Roman"/>
          <w:sz w:val="24"/>
          <w:szCs w:val="24"/>
        </w:rPr>
        <w:t xml:space="preserve"> et leurs ventes à l'échelle nationale. </w:t>
      </w:r>
      <w:ins w:id="392" w:author="Dr KROA" w:date="2024-08-10T12:23:00Z">
        <w:r w:rsidR="006133AF">
          <w:rPr>
            <w:rFonts w:ascii="Times New Roman" w:hAnsi="Times New Roman" w:cs="Times New Roman"/>
            <w:sz w:val="24"/>
            <w:szCs w:val="24"/>
          </w:rPr>
          <w:t xml:space="preserve">A cet effet, nous proposons un </w:t>
        </w:r>
      </w:ins>
      <w:del w:id="393" w:author="Dr KROA" w:date="2024-08-10T12:23:00Z">
        <w:r w:rsidRPr="00EB5C21" w:rsidDel="006133AF">
          <w:rPr>
            <w:rFonts w:ascii="Times New Roman" w:hAnsi="Times New Roman" w:cs="Times New Roman"/>
            <w:sz w:val="24"/>
            <w:szCs w:val="24"/>
          </w:rPr>
          <w:delText xml:space="preserve">Ce </w:delText>
        </w:r>
      </w:del>
      <w:r w:rsidRPr="00EB5C21">
        <w:rPr>
          <w:rFonts w:ascii="Times New Roman" w:hAnsi="Times New Roman" w:cs="Times New Roman"/>
          <w:sz w:val="24"/>
          <w:szCs w:val="24"/>
        </w:rPr>
        <w:t xml:space="preserve">plan marketing </w:t>
      </w:r>
      <w:ins w:id="394" w:author="Dr KROA" w:date="2024-08-10T12:24:00Z">
        <w:r w:rsidR="006133AF">
          <w:rPr>
            <w:rFonts w:ascii="Times New Roman" w:hAnsi="Times New Roman" w:cs="Times New Roman"/>
            <w:sz w:val="24"/>
            <w:szCs w:val="24"/>
          </w:rPr>
          <w:t xml:space="preserve">qui </w:t>
        </w:r>
      </w:ins>
      <w:r w:rsidRPr="00EB5C21">
        <w:rPr>
          <w:rFonts w:ascii="Times New Roman" w:hAnsi="Times New Roman" w:cs="Times New Roman"/>
          <w:sz w:val="24"/>
          <w:szCs w:val="24"/>
        </w:rPr>
        <w:t xml:space="preserve">va aider </w:t>
      </w:r>
      <w:del w:id="395" w:author="Dr KROA" w:date="2024-08-10T12:24:00Z">
        <w:r w:rsidRPr="00EB5C21" w:rsidDel="006133AF">
          <w:rPr>
            <w:rFonts w:ascii="Times New Roman" w:hAnsi="Times New Roman" w:cs="Times New Roman"/>
            <w:sz w:val="24"/>
            <w:szCs w:val="24"/>
          </w:rPr>
          <w:delText xml:space="preserve">notre </w:delText>
        </w:r>
      </w:del>
      <w:ins w:id="396" w:author="Dr KROA" w:date="2024-08-10T12:24:00Z">
        <w:r w:rsidR="006133AF">
          <w:rPr>
            <w:rFonts w:ascii="Times New Roman" w:hAnsi="Times New Roman" w:cs="Times New Roman"/>
            <w:sz w:val="24"/>
            <w:szCs w:val="24"/>
          </w:rPr>
          <w:t>l’</w:t>
        </w:r>
      </w:ins>
      <w:del w:id="397" w:author="Dr KROA" w:date="2024-08-10T12:24:00Z">
        <w:r w:rsidRPr="00EB5C21" w:rsidDel="006133AF">
          <w:rPr>
            <w:rFonts w:ascii="Times New Roman" w:hAnsi="Times New Roman" w:cs="Times New Roman"/>
            <w:sz w:val="24"/>
            <w:szCs w:val="24"/>
          </w:rPr>
          <w:delText>e</w:delText>
        </w:r>
      </w:del>
      <w:ins w:id="398" w:author="Dr KROA" w:date="2024-08-10T12:24:00Z">
        <w:r w:rsidR="006133AF">
          <w:rPr>
            <w:rFonts w:ascii="Times New Roman" w:hAnsi="Times New Roman" w:cs="Times New Roman"/>
            <w:sz w:val="24"/>
            <w:szCs w:val="24"/>
          </w:rPr>
          <w:t>E</w:t>
        </w:r>
      </w:ins>
      <w:r w:rsidRPr="00EB5C21">
        <w:rPr>
          <w:rFonts w:ascii="Times New Roman" w:hAnsi="Times New Roman" w:cs="Times New Roman"/>
          <w:sz w:val="24"/>
          <w:szCs w:val="24"/>
        </w:rPr>
        <w:t>ntreprise</w:t>
      </w:r>
      <w:ins w:id="399" w:author="Dr KROA" w:date="2024-08-10T12:24:00Z">
        <w:r w:rsidR="006133AF">
          <w:rPr>
            <w:rFonts w:ascii="Times New Roman" w:hAnsi="Times New Roman" w:cs="Times New Roman"/>
            <w:sz w:val="24"/>
            <w:szCs w:val="24"/>
          </w:rPr>
          <w:t xml:space="preserve"> 43</w:t>
        </w:r>
      </w:ins>
      <w:r w:rsidRPr="00EB5C21">
        <w:rPr>
          <w:rFonts w:ascii="Times New Roman" w:hAnsi="Times New Roman" w:cs="Times New Roman"/>
          <w:sz w:val="24"/>
          <w:szCs w:val="24"/>
        </w:rPr>
        <w:t xml:space="preserve"> à croître en renforçant la réputation de </w:t>
      </w:r>
      <w:ins w:id="400" w:author="Dr KROA" w:date="2024-08-10T12:28:00Z">
        <w:r w:rsidR="00A771CA">
          <w:rPr>
            <w:rFonts w:ascii="Times New Roman" w:hAnsi="Times New Roman" w:cs="Times New Roman"/>
            <w:sz w:val="24"/>
            <w:szCs w:val="24"/>
          </w:rPr>
          <w:t xml:space="preserve">sa </w:t>
        </w:r>
      </w:ins>
      <w:del w:id="401" w:author="Dr KROA" w:date="2024-08-10T12:28:00Z">
        <w:r w:rsidRPr="00EB5C21" w:rsidDel="00A771CA">
          <w:rPr>
            <w:rFonts w:ascii="Times New Roman" w:hAnsi="Times New Roman" w:cs="Times New Roman"/>
            <w:sz w:val="24"/>
            <w:szCs w:val="24"/>
          </w:rPr>
          <w:delText>notre</w:delText>
        </w:r>
      </w:del>
      <w:r w:rsidRPr="00EB5C21">
        <w:rPr>
          <w:rFonts w:ascii="Times New Roman" w:hAnsi="Times New Roman" w:cs="Times New Roman"/>
          <w:sz w:val="24"/>
          <w:szCs w:val="24"/>
        </w:rPr>
        <w:t xml:space="preserve"> marque auprès des artisans et en prouvant l'efficacité de</w:t>
      </w:r>
      <w:ins w:id="402" w:author="Dr KROA" w:date="2024-08-10T12:28:00Z">
        <w:r w:rsidR="00A771CA">
          <w:rPr>
            <w:rFonts w:ascii="Times New Roman" w:hAnsi="Times New Roman" w:cs="Times New Roman"/>
            <w:sz w:val="24"/>
            <w:szCs w:val="24"/>
          </w:rPr>
          <w:t>s</w:t>
        </w:r>
      </w:ins>
      <w:r w:rsidRPr="00EB5C21">
        <w:rPr>
          <w:rFonts w:ascii="Times New Roman" w:hAnsi="Times New Roman" w:cs="Times New Roman"/>
          <w:sz w:val="24"/>
          <w:szCs w:val="24"/>
        </w:rPr>
        <w:t xml:space="preserve"> </w:t>
      </w:r>
      <w:del w:id="403" w:author="Dr KROA" w:date="2024-08-10T12:29:00Z">
        <w:r w:rsidRPr="00EB5C21" w:rsidDel="00A771CA">
          <w:rPr>
            <w:rFonts w:ascii="Times New Roman" w:hAnsi="Times New Roman" w:cs="Times New Roman"/>
            <w:sz w:val="24"/>
            <w:szCs w:val="24"/>
          </w:rPr>
          <w:delText xml:space="preserve">nos </w:delText>
        </w:r>
      </w:del>
      <w:r w:rsidRPr="00EB5C21">
        <w:rPr>
          <w:rFonts w:ascii="Times New Roman" w:hAnsi="Times New Roman" w:cs="Times New Roman"/>
          <w:sz w:val="24"/>
          <w:szCs w:val="24"/>
        </w:rPr>
        <w:t>solutions</w:t>
      </w:r>
      <w:ins w:id="404" w:author="Dr KROA" w:date="2024-08-10T12:28:00Z">
        <w:r w:rsidR="00A771CA">
          <w:rPr>
            <w:rFonts w:ascii="Times New Roman" w:hAnsi="Times New Roman" w:cs="Times New Roman"/>
            <w:sz w:val="24"/>
            <w:szCs w:val="24"/>
          </w:rPr>
          <w:t xml:space="preserve"> prop</w:t>
        </w:r>
      </w:ins>
      <w:ins w:id="405" w:author="Dr KROA" w:date="2024-08-10T12:29:00Z">
        <w:r w:rsidR="00A771CA">
          <w:rPr>
            <w:rFonts w:ascii="Times New Roman" w:hAnsi="Times New Roman" w:cs="Times New Roman"/>
            <w:sz w:val="24"/>
            <w:szCs w:val="24"/>
          </w:rPr>
          <w:t>osées</w:t>
        </w:r>
      </w:ins>
      <w:r w:rsidRPr="00EB5C21">
        <w:rPr>
          <w:rFonts w:ascii="Times New Roman" w:hAnsi="Times New Roman" w:cs="Times New Roman"/>
          <w:sz w:val="24"/>
          <w:szCs w:val="24"/>
        </w:rPr>
        <w:t>.</w:t>
      </w:r>
    </w:p>
    <w:p w14:paraId="604E0BA2" w14:textId="2A7E99E2" w:rsidR="00213D07" w:rsidRDefault="00213D07" w:rsidP="00EB5C21">
      <w:pPr>
        <w:tabs>
          <w:tab w:val="left" w:pos="3120"/>
        </w:tabs>
        <w:spacing w:line="360" w:lineRule="auto"/>
        <w:rPr>
          <w:ins w:id="406" w:author="Dr KROA" w:date="2024-08-10T12:43:00Z"/>
          <w:rFonts w:ascii="Times New Roman" w:hAnsi="Times New Roman" w:cs="Times New Roman"/>
          <w:b/>
          <w:sz w:val="24"/>
          <w:szCs w:val="24"/>
        </w:rPr>
      </w:pPr>
      <w:del w:id="407" w:author="Dr KROA" w:date="2024-08-10T12:30:00Z">
        <w:r w:rsidRPr="00EB5C21" w:rsidDel="00A771CA">
          <w:rPr>
            <w:rFonts w:ascii="Times New Roman" w:hAnsi="Times New Roman" w:cs="Times New Roman"/>
            <w:b/>
            <w:sz w:val="24"/>
            <w:szCs w:val="24"/>
          </w:rPr>
          <w:delText xml:space="preserve">Notre </w:delText>
        </w:r>
      </w:del>
      <w:r w:rsidRPr="00EB5C21">
        <w:rPr>
          <w:rFonts w:ascii="Times New Roman" w:hAnsi="Times New Roman" w:cs="Times New Roman"/>
          <w:b/>
          <w:sz w:val="24"/>
          <w:szCs w:val="24"/>
        </w:rPr>
        <w:t>Stratégie marketing générale</w:t>
      </w:r>
      <w:r w:rsidR="00532EC0" w:rsidRPr="00EB5C21">
        <w:rPr>
          <w:rFonts w:ascii="Times New Roman" w:hAnsi="Times New Roman" w:cs="Times New Roman"/>
          <w:b/>
          <w:sz w:val="24"/>
          <w:szCs w:val="24"/>
        </w:rPr>
        <w:t> :</w:t>
      </w:r>
    </w:p>
    <w:p w14:paraId="27F4F935" w14:textId="30DDD522" w:rsidR="00AD0AA2" w:rsidRPr="00AD0AA2" w:rsidRDefault="00AD0AA2" w:rsidP="00EB5C21">
      <w:pPr>
        <w:tabs>
          <w:tab w:val="left" w:pos="3120"/>
        </w:tabs>
        <w:spacing w:line="360" w:lineRule="auto"/>
        <w:rPr>
          <w:rFonts w:ascii="Times New Roman" w:hAnsi="Times New Roman" w:cs="Times New Roman"/>
          <w:bCs/>
          <w:sz w:val="24"/>
          <w:szCs w:val="24"/>
        </w:rPr>
      </w:pPr>
      <w:ins w:id="408" w:author="Dr KROA" w:date="2024-08-10T12:43:00Z">
        <w:r w:rsidRPr="00AD0AA2">
          <w:rPr>
            <w:rFonts w:ascii="Times New Roman" w:hAnsi="Times New Roman" w:cs="Times New Roman"/>
            <w:bCs/>
            <w:sz w:val="24"/>
            <w:szCs w:val="24"/>
            <w:rPrChange w:id="409" w:author="Dr KROA" w:date="2024-08-10T12:44:00Z">
              <w:rPr>
                <w:rFonts w:ascii="Times New Roman" w:hAnsi="Times New Roman" w:cs="Times New Roman"/>
                <w:b/>
                <w:sz w:val="24"/>
                <w:szCs w:val="24"/>
              </w:rPr>
            </w:rPrChange>
          </w:rPr>
          <w:t>La stratégie marketing génér</w:t>
        </w:r>
      </w:ins>
      <w:ins w:id="410" w:author="Dr KROA" w:date="2024-08-10T12:44:00Z">
        <w:r w:rsidRPr="00AD0AA2">
          <w:rPr>
            <w:rFonts w:ascii="Times New Roman" w:hAnsi="Times New Roman" w:cs="Times New Roman"/>
            <w:bCs/>
            <w:sz w:val="24"/>
            <w:szCs w:val="24"/>
            <w:rPrChange w:id="411" w:author="Dr KROA" w:date="2024-08-10T12:44:00Z">
              <w:rPr>
                <w:rFonts w:ascii="Times New Roman" w:hAnsi="Times New Roman" w:cs="Times New Roman"/>
                <w:b/>
                <w:sz w:val="24"/>
                <w:szCs w:val="24"/>
              </w:rPr>
            </w:rPrChange>
          </w:rPr>
          <w:t>ale proposée à cet effet est </w:t>
        </w:r>
      </w:ins>
      <w:ins w:id="412" w:author="Dr KROA" w:date="2024-08-10T13:14:00Z">
        <w:r w:rsidR="000F409E">
          <w:rPr>
            <w:rFonts w:ascii="Times New Roman" w:hAnsi="Times New Roman" w:cs="Times New Roman"/>
            <w:bCs/>
            <w:sz w:val="24"/>
            <w:szCs w:val="24"/>
          </w:rPr>
          <w:t xml:space="preserve">de </w:t>
        </w:r>
      </w:ins>
      <w:ins w:id="413" w:author="Dr KROA" w:date="2024-08-10T12:44:00Z">
        <w:r w:rsidRPr="00AD0AA2">
          <w:rPr>
            <w:rFonts w:ascii="Times New Roman" w:hAnsi="Times New Roman" w:cs="Times New Roman"/>
            <w:bCs/>
            <w:sz w:val="24"/>
            <w:szCs w:val="24"/>
            <w:rPrChange w:id="414" w:author="Dr KROA" w:date="2024-08-10T12:44:00Z">
              <w:rPr>
                <w:rFonts w:ascii="Times New Roman" w:hAnsi="Times New Roman" w:cs="Times New Roman"/>
                <w:b/>
                <w:sz w:val="24"/>
                <w:szCs w:val="24"/>
              </w:rPr>
            </w:rPrChange>
          </w:rPr>
          <w:t xml:space="preserve">: </w:t>
        </w:r>
      </w:ins>
    </w:p>
    <w:p w14:paraId="0C132834" w14:textId="77777777" w:rsidR="00AD0AA2" w:rsidRDefault="00213D07" w:rsidP="00AD0AA2">
      <w:pPr>
        <w:pStyle w:val="Paragraphedeliste"/>
        <w:numPr>
          <w:ilvl w:val="0"/>
          <w:numId w:val="13"/>
        </w:numPr>
        <w:tabs>
          <w:tab w:val="left" w:pos="3120"/>
        </w:tabs>
        <w:spacing w:line="360" w:lineRule="auto"/>
        <w:rPr>
          <w:ins w:id="415" w:author="Dr KROA" w:date="2024-08-10T12:44:00Z"/>
          <w:rFonts w:ascii="Times New Roman" w:hAnsi="Times New Roman" w:cs="Times New Roman"/>
          <w:sz w:val="24"/>
          <w:szCs w:val="24"/>
        </w:rPr>
      </w:pPr>
      <w:r w:rsidRPr="00AD0AA2">
        <w:rPr>
          <w:rFonts w:ascii="Times New Roman" w:hAnsi="Times New Roman" w:cs="Times New Roman"/>
          <w:sz w:val="24"/>
          <w:szCs w:val="24"/>
          <w:rPrChange w:id="416" w:author="Dr KROA" w:date="2024-08-10T12:44:00Z">
            <w:rPr/>
          </w:rPrChange>
        </w:rPr>
        <w:t xml:space="preserve">Créer une Présence en Ligne ; </w:t>
      </w:r>
    </w:p>
    <w:p w14:paraId="13104A4F" w14:textId="77777777" w:rsidR="00AD0AA2" w:rsidRDefault="00213D07" w:rsidP="00AD0AA2">
      <w:pPr>
        <w:pStyle w:val="Paragraphedeliste"/>
        <w:numPr>
          <w:ilvl w:val="0"/>
          <w:numId w:val="13"/>
        </w:numPr>
        <w:tabs>
          <w:tab w:val="left" w:pos="3120"/>
        </w:tabs>
        <w:spacing w:line="360" w:lineRule="auto"/>
        <w:rPr>
          <w:ins w:id="417" w:author="Dr KROA" w:date="2024-08-10T12:44:00Z"/>
          <w:rFonts w:ascii="Times New Roman" w:hAnsi="Times New Roman" w:cs="Times New Roman"/>
          <w:sz w:val="24"/>
          <w:szCs w:val="24"/>
        </w:rPr>
      </w:pPr>
      <w:r w:rsidRPr="00AD0AA2">
        <w:rPr>
          <w:rFonts w:ascii="Times New Roman" w:hAnsi="Times New Roman" w:cs="Times New Roman"/>
          <w:sz w:val="24"/>
          <w:szCs w:val="24"/>
          <w:rPrChange w:id="418" w:author="Dr KROA" w:date="2024-08-10T12:44:00Z">
            <w:rPr/>
          </w:rPrChange>
        </w:rPr>
        <w:t xml:space="preserve">Utiliser les Réseaux Sociaux ; </w:t>
      </w:r>
    </w:p>
    <w:p w14:paraId="77124190" w14:textId="77777777" w:rsidR="00AD0AA2" w:rsidRDefault="00213D07" w:rsidP="00AD0AA2">
      <w:pPr>
        <w:pStyle w:val="Paragraphedeliste"/>
        <w:numPr>
          <w:ilvl w:val="0"/>
          <w:numId w:val="13"/>
        </w:numPr>
        <w:tabs>
          <w:tab w:val="left" w:pos="3120"/>
        </w:tabs>
        <w:spacing w:line="360" w:lineRule="auto"/>
        <w:rPr>
          <w:ins w:id="419" w:author="Dr KROA" w:date="2024-08-10T12:44:00Z"/>
          <w:rFonts w:ascii="Times New Roman" w:hAnsi="Times New Roman" w:cs="Times New Roman"/>
          <w:sz w:val="24"/>
          <w:szCs w:val="24"/>
        </w:rPr>
      </w:pPr>
      <w:r w:rsidRPr="00AD0AA2">
        <w:rPr>
          <w:rFonts w:ascii="Times New Roman" w:hAnsi="Times New Roman" w:cs="Times New Roman"/>
          <w:sz w:val="24"/>
          <w:szCs w:val="24"/>
          <w:rPrChange w:id="420" w:author="Dr KROA" w:date="2024-08-10T12:44:00Z">
            <w:rPr/>
          </w:rPrChange>
        </w:rPr>
        <w:t xml:space="preserve">Participer à des Marchés et Événements Locaux ; </w:t>
      </w:r>
    </w:p>
    <w:p w14:paraId="7DAC2BDA" w14:textId="77777777" w:rsidR="00AD0AA2" w:rsidRDefault="00213D07" w:rsidP="00AD0AA2">
      <w:pPr>
        <w:pStyle w:val="Paragraphedeliste"/>
        <w:numPr>
          <w:ilvl w:val="0"/>
          <w:numId w:val="13"/>
        </w:numPr>
        <w:tabs>
          <w:tab w:val="left" w:pos="3120"/>
        </w:tabs>
        <w:spacing w:line="360" w:lineRule="auto"/>
        <w:rPr>
          <w:ins w:id="421" w:author="Dr KROA" w:date="2024-08-10T12:44:00Z"/>
          <w:rFonts w:ascii="Times New Roman" w:hAnsi="Times New Roman" w:cs="Times New Roman"/>
          <w:sz w:val="24"/>
          <w:szCs w:val="24"/>
        </w:rPr>
      </w:pPr>
      <w:r w:rsidRPr="00AD0AA2">
        <w:rPr>
          <w:rFonts w:ascii="Times New Roman" w:hAnsi="Times New Roman" w:cs="Times New Roman"/>
          <w:sz w:val="24"/>
          <w:szCs w:val="24"/>
          <w:rPrChange w:id="422" w:author="Dr KROA" w:date="2024-08-10T12:44:00Z">
            <w:rPr/>
          </w:rPrChange>
        </w:rPr>
        <w:t xml:space="preserve">Collaborer avec d'Autres Artisans et Entreprises Locales ; </w:t>
      </w:r>
    </w:p>
    <w:p w14:paraId="7DF389AC" w14:textId="77777777" w:rsidR="00AD0AA2" w:rsidRDefault="00213D07" w:rsidP="00AD0AA2">
      <w:pPr>
        <w:pStyle w:val="Paragraphedeliste"/>
        <w:numPr>
          <w:ilvl w:val="0"/>
          <w:numId w:val="13"/>
        </w:numPr>
        <w:tabs>
          <w:tab w:val="left" w:pos="3120"/>
        </w:tabs>
        <w:spacing w:line="360" w:lineRule="auto"/>
        <w:rPr>
          <w:ins w:id="423" w:author="Dr KROA" w:date="2024-08-10T12:45:00Z"/>
          <w:rFonts w:ascii="Times New Roman" w:hAnsi="Times New Roman" w:cs="Times New Roman"/>
          <w:sz w:val="24"/>
          <w:szCs w:val="24"/>
        </w:rPr>
      </w:pPr>
      <w:r w:rsidRPr="00AD0AA2">
        <w:rPr>
          <w:rFonts w:ascii="Times New Roman" w:hAnsi="Times New Roman" w:cs="Times New Roman"/>
          <w:sz w:val="24"/>
          <w:szCs w:val="24"/>
          <w:rPrChange w:id="424" w:author="Dr KROA" w:date="2024-08-10T12:44:00Z">
            <w:rPr/>
          </w:rPrChange>
        </w:rPr>
        <w:t xml:space="preserve">Offrir des Promotions et des Programmes de Fidélité ; </w:t>
      </w:r>
    </w:p>
    <w:p w14:paraId="23D18071" w14:textId="569CB337" w:rsidR="00AD0AA2" w:rsidRDefault="00AD0AA2" w:rsidP="00AD0AA2">
      <w:pPr>
        <w:pStyle w:val="Paragraphedeliste"/>
        <w:numPr>
          <w:ilvl w:val="0"/>
          <w:numId w:val="13"/>
        </w:numPr>
        <w:tabs>
          <w:tab w:val="left" w:pos="3120"/>
        </w:tabs>
        <w:spacing w:line="360" w:lineRule="auto"/>
        <w:rPr>
          <w:ins w:id="425" w:author="Dr KROA" w:date="2024-08-10T12:45:00Z"/>
          <w:rFonts w:ascii="Times New Roman" w:hAnsi="Times New Roman" w:cs="Times New Roman"/>
          <w:sz w:val="24"/>
          <w:szCs w:val="24"/>
        </w:rPr>
      </w:pPr>
      <w:ins w:id="426" w:author="Dr KROA" w:date="2024-08-10T12:46:00Z">
        <w:r>
          <w:rPr>
            <w:rFonts w:ascii="Times New Roman" w:hAnsi="Times New Roman" w:cs="Times New Roman"/>
            <w:sz w:val="24"/>
            <w:szCs w:val="24"/>
          </w:rPr>
          <w:t xml:space="preserve">Faire du </w:t>
        </w:r>
      </w:ins>
      <w:r w:rsidR="00213D07" w:rsidRPr="00AD0AA2">
        <w:rPr>
          <w:rFonts w:ascii="Times New Roman" w:hAnsi="Times New Roman" w:cs="Times New Roman"/>
          <w:sz w:val="24"/>
          <w:szCs w:val="24"/>
          <w:rPrChange w:id="427" w:author="Dr KROA" w:date="2024-08-10T12:44:00Z">
            <w:rPr/>
          </w:rPrChange>
        </w:rPr>
        <w:t xml:space="preserve">Marketing par Courriel ; </w:t>
      </w:r>
    </w:p>
    <w:p w14:paraId="4C662517" w14:textId="5B587B72" w:rsidR="00AD0AA2" w:rsidRDefault="00AD0AA2" w:rsidP="00AD0AA2">
      <w:pPr>
        <w:pStyle w:val="Paragraphedeliste"/>
        <w:numPr>
          <w:ilvl w:val="0"/>
          <w:numId w:val="13"/>
        </w:numPr>
        <w:tabs>
          <w:tab w:val="left" w:pos="3120"/>
        </w:tabs>
        <w:spacing w:line="360" w:lineRule="auto"/>
        <w:rPr>
          <w:ins w:id="428" w:author="Dr KROA" w:date="2024-08-10T12:45:00Z"/>
          <w:rFonts w:ascii="Times New Roman" w:hAnsi="Times New Roman" w:cs="Times New Roman"/>
          <w:sz w:val="24"/>
          <w:szCs w:val="24"/>
        </w:rPr>
      </w:pPr>
      <w:ins w:id="429" w:author="Dr KROA" w:date="2024-08-10T12:46:00Z">
        <w:r>
          <w:rPr>
            <w:rFonts w:ascii="Times New Roman" w:hAnsi="Times New Roman" w:cs="Times New Roman"/>
            <w:sz w:val="24"/>
            <w:szCs w:val="24"/>
          </w:rPr>
          <w:lastRenderedPageBreak/>
          <w:t xml:space="preserve">Répertorier </w:t>
        </w:r>
      </w:ins>
      <w:ins w:id="430" w:author="Dr KROA" w:date="2024-08-10T12:47:00Z">
        <w:r>
          <w:rPr>
            <w:rFonts w:ascii="Times New Roman" w:hAnsi="Times New Roman" w:cs="Times New Roman"/>
            <w:sz w:val="24"/>
            <w:szCs w:val="24"/>
          </w:rPr>
          <w:t xml:space="preserve">les </w:t>
        </w:r>
      </w:ins>
      <w:r w:rsidR="00213D07" w:rsidRPr="00AD0AA2">
        <w:rPr>
          <w:rFonts w:ascii="Times New Roman" w:hAnsi="Times New Roman" w:cs="Times New Roman"/>
          <w:sz w:val="24"/>
          <w:szCs w:val="24"/>
          <w:rPrChange w:id="431" w:author="Dr KROA" w:date="2024-08-10T12:44:00Z">
            <w:rPr/>
          </w:rPrChange>
        </w:rPr>
        <w:t xml:space="preserve">Réputation et Avis Clients ; </w:t>
      </w:r>
    </w:p>
    <w:p w14:paraId="7673BC67" w14:textId="77777777" w:rsidR="00AD0AA2" w:rsidRDefault="00AD0AA2" w:rsidP="00AD0AA2">
      <w:pPr>
        <w:pStyle w:val="Paragraphedeliste"/>
        <w:numPr>
          <w:ilvl w:val="0"/>
          <w:numId w:val="13"/>
        </w:numPr>
        <w:tabs>
          <w:tab w:val="left" w:pos="3120"/>
        </w:tabs>
        <w:spacing w:line="360" w:lineRule="auto"/>
        <w:rPr>
          <w:ins w:id="432" w:author="Dr KROA" w:date="2024-08-10T12:47:00Z"/>
          <w:rFonts w:ascii="Times New Roman" w:hAnsi="Times New Roman" w:cs="Times New Roman"/>
          <w:sz w:val="24"/>
          <w:szCs w:val="24"/>
        </w:rPr>
      </w:pPr>
      <w:ins w:id="433" w:author="Dr KROA" w:date="2024-08-10T12:47:00Z">
        <w:r>
          <w:rPr>
            <w:rFonts w:ascii="Times New Roman" w:hAnsi="Times New Roman" w:cs="Times New Roman"/>
            <w:sz w:val="24"/>
            <w:szCs w:val="24"/>
          </w:rPr>
          <w:t xml:space="preserve">Mener des </w:t>
        </w:r>
      </w:ins>
      <w:r w:rsidR="00213D07" w:rsidRPr="00AD0AA2">
        <w:rPr>
          <w:rFonts w:ascii="Times New Roman" w:hAnsi="Times New Roman" w:cs="Times New Roman"/>
          <w:sz w:val="24"/>
          <w:szCs w:val="24"/>
          <w:rPrChange w:id="434" w:author="Dr KROA" w:date="2024-08-10T12:44:00Z">
            <w:rPr/>
          </w:rPrChange>
        </w:rPr>
        <w:t>Publicité</w:t>
      </w:r>
      <w:ins w:id="435" w:author="Dr KROA" w:date="2024-08-10T12:47:00Z">
        <w:r>
          <w:rPr>
            <w:rFonts w:ascii="Times New Roman" w:hAnsi="Times New Roman" w:cs="Times New Roman"/>
            <w:sz w:val="24"/>
            <w:szCs w:val="24"/>
          </w:rPr>
          <w:t>s</w:t>
        </w:r>
      </w:ins>
      <w:r w:rsidR="00213D07" w:rsidRPr="00AD0AA2">
        <w:rPr>
          <w:rFonts w:ascii="Times New Roman" w:hAnsi="Times New Roman" w:cs="Times New Roman"/>
          <w:sz w:val="24"/>
          <w:szCs w:val="24"/>
          <w:rPrChange w:id="436" w:author="Dr KROA" w:date="2024-08-10T12:44:00Z">
            <w:rPr/>
          </w:rPrChange>
        </w:rPr>
        <w:t xml:space="preserve"> Payante</w:t>
      </w:r>
      <w:ins w:id="437" w:author="Dr KROA" w:date="2024-08-10T12:47:00Z">
        <w:r>
          <w:rPr>
            <w:rFonts w:ascii="Times New Roman" w:hAnsi="Times New Roman" w:cs="Times New Roman"/>
            <w:sz w:val="24"/>
            <w:szCs w:val="24"/>
          </w:rPr>
          <w:t>s</w:t>
        </w:r>
      </w:ins>
      <w:r w:rsidR="00213D07" w:rsidRPr="00AD0AA2">
        <w:rPr>
          <w:rFonts w:ascii="Times New Roman" w:hAnsi="Times New Roman" w:cs="Times New Roman"/>
          <w:sz w:val="24"/>
          <w:szCs w:val="24"/>
          <w:rPrChange w:id="438" w:author="Dr KROA" w:date="2024-08-10T12:44:00Z">
            <w:rPr/>
          </w:rPrChange>
        </w:rPr>
        <w:t> ;</w:t>
      </w:r>
    </w:p>
    <w:p w14:paraId="2D211FFE" w14:textId="67632CA1" w:rsidR="00213D07" w:rsidRPr="00AD0AA2" w:rsidRDefault="00AD0AA2" w:rsidP="00AD0AA2">
      <w:pPr>
        <w:pStyle w:val="Paragraphedeliste"/>
        <w:numPr>
          <w:ilvl w:val="0"/>
          <w:numId w:val="13"/>
        </w:numPr>
        <w:tabs>
          <w:tab w:val="left" w:pos="3120"/>
        </w:tabs>
        <w:spacing w:line="360" w:lineRule="auto"/>
        <w:rPr>
          <w:rFonts w:ascii="Times New Roman" w:hAnsi="Times New Roman" w:cs="Times New Roman"/>
          <w:sz w:val="24"/>
          <w:szCs w:val="24"/>
          <w:rPrChange w:id="439" w:author="Dr KROA" w:date="2024-08-10T12:44:00Z">
            <w:rPr/>
          </w:rPrChange>
        </w:rPr>
        <w:pPrChange w:id="440" w:author="Dr KROA" w:date="2024-08-10T12:44:00Z">
          <w:pPr>
            <w:tabs>
              <w:tab w:val="left" w:pos="3120"/>
            </w:tabs>
            <w:spacing w:line="360" w:lineRule="auto"/>
          </w:pPr>
        </w:pPrChange>
      </w:pPr>
      <w:ins w:id="441" w:author="Dr KROA" w:date="2024-08-10T12:48:00Z">
        <w:r>
          <w:rPr>
            <w:rFonts w:ascii="Times New Roman" w:hAnsi="Times New Roman" w:cs="Times New Roman"/>
            <w:sz w:val="24"/>
            <w:szCs w:val="24"/>
          </w:rPr>
          <w:t>Faire le</w:t>
        </w:r>
      </w:ins>
      <w:r w:rsidR="00213D07" w:rsidRPr="00AD0AA2">
        <w:rPr>
          <w:rFonts w:ascii="Times New Roman" w:hAnsi="Times New Roman" w:cs="Times New Roman"/>
          <w:sz w:val="24"/>
          <w:szCs w:val="24"/>
          <w:rPrChange w:id="442" w:author="Dr KROA" w:date="2024-08-10T12:44:00Z">
            <w:rPr/>
          </w:rPrChange>
        </w:rPr>
        <w:t xml:space="preserve"> Storytelling.</w:t>
      </w:r>
    </w:p>
    <w:p w14:paraId="6AD51A74" w14:textId="5F5D2B3B" w:rsidR="00213D07" w:rsidRPr="00EB5C21" w:rsidRDefault="003221B0" w:rsidP="00EB5C21">
      <w:pPr>
        <w:tabs>
          <w:tab w:val="left" w:pos="3120"/>
        </w:tabs>
        <w:spacing w:line="360" w:lineRule="auto"/>
        <w:rPr>
          <w:rFonts w:ascii="Times New Roman" w:hAnsi="Times New Roman" w:cs="Times New Roman"/>
          <w:b/>
          <w:sz w:val="24"/>
          <w:szCs w:val="24"/>
        </w:rPr>
      </w:pPr>
      <w:ins w:id="443" w:author="Dr KROA" w:date="2024-08-10T12:50:00Z">
        <w:r>
          <w:rPr>
            <w:rFonts w:ascii="Times New Roman" w:hAnsi="Times New Roman" w:cs="Times New Roman"/>
            <w:b/>
            <w:sz w:val="24"/>
            <w:szCs w:val="24"/>
          </w:rPr>
          <w:t>Les a</w:t>
        </w:r>
      </w:ins>
      <w:ins w:id="444" w:author="Dr KROA" w:date="2024-08-10T12:51:00Z">
        <w:r>
          <w:rPr>
            <w:rFonts w:ascii="Times New Roman" w:hAnsi="Times New Roman" w:cs="Times New Roman"/>
            <w:b/>
            <w:sz w:val="24"/>
            <w:szCs w:val="24"/>
          </w:rPr>
          <w:t xml:space="preserve">vantages spécifiques </w:t>
        </w:r>
      </w:ins>
      <w:ins w:id="445" w:author="Dr KROA" w:date="2024-08-10T12:52:00Z">
        <w:r>
          <w:rPr>
            <w:rFonts w:ascii="Times New Roman" w:hAnsi="Times New Roman" w:cs="Times New Roman"/>
            <w:b/>
            <w:sz w:val="24"/>
            <w:szCs w:val="24"/>
          </w:rPr>
          <w:t xml:space="preserve">de l’application de la stratégie marketing se situent à </w:t>
        </w:r>
      </w:ins>
      <w:ins w:id="446" w:author="Dr KROA" w:date="2024-08-10T12:53:00Z">
        <w:r>
          <w:rPr>
            <w:rFonts w:ascii="Times New Roman" w:hAnsi="Times New Roman" w:cs="Times New Roman"/>
            <w:b/>
            <w:sz w:val="24"/>
            <w:szCs w:val="24"/>
          </w:rPr>
          <w:t xml:space="preserve">plusieurs niveaux : </w:t>
        </w:r>
      </w:ins>
      <w:del w:id="447" w:author="Dr KROA" w:date="2024-08-10T12:53:00Z">
        <w:r w:rsidR="00213D07" w:rsidRPr="00EB5C21" w:rsidDel="003221B0">
          <w:rPr>
            <w:rFonts w:ascii="Times New Roman" w:hAnsi="Times New Roman" w:cs="Times New Roman"/>
            <w:b/>
            <w:sz w:val="24"/>
            <w:szCs w:val="24"/>
          </w:rPr>
          <w:delText>Stratégie de marketing spécifique :</w:delText>
        </w:r>
      </w:del>
    </w:p>
    <w:p w14:paraId="0C64C36A" w14:textId="4491D825" w:rsidR="00213D07" w:rsidRPr="003221B0" w:rsidRDefault="00213D07" w:rsidP="003221B0">
      <w:pPr>
        <w:pStyle w:val="Paragraphedeliste"/>
        <w:numPr>
          <w:ilvl w:val="0"/>
          <w:numId w:val="15"/>
        </w:numPr>
        <w:tabs>
          <w:tab w:val="left" w:pos="3120"/>
        </w:tabs>
        <w:spacing w:line="360" w:lineRule="auto"/>
        <w:rPr>
          <w:rFonts w:ascii="Times New Roman" w:hAnsi="Times New Roman" w:cs="Times New Roman"/>
          <w:b/>
          <w:sz w:val="24"/>
          <w:szCs w:val="24"/>
          <w:rPrChange w:id="448" w:author="Dr KROA" w:date="2024-08-10T12:54:00Z">
            <w:rPr/>
          </w:rPrChange>
        </w:rPr>
        <w:pPrChange w:id="449" w:author="Dr KROA" w:date="2024-08-10T12:55:00Z">
          <w:pPr>
            <w:tabs>
              <w:tab w:val="left" w:pos="3120"/>
            </w:tabs>
            <w:spacing w:line="360" w:lineRule="auto"/>
          </w:pPr>
        </w:pPrChange>
      </w:pPr>
      <w:r w:rsidRPr="003221B0">
        <w:rPr>
          <w:rFonts w:ascii="Times New Roman" w:hAnsi="Times New Roman" w:cs="Times New Roman"/>
          <w:b/>
          <w:sz w:val="24"/>
          <w:szCs w:val="24"/>
          <w:rPrChange w:id="450" w:author="Dr KROA" w:date="2024-08-10T12:54:00Z">
            <w:rPr/>
          </w:rPrChange>
        </w:rPr>
        <w:t>Produit</w:t>
      </w:r>
      <w:r w:rsidR="00532EC0" w:rsidRPr="003221B0">
        <w:rPr>
          <w:rFonts w:ascii="Times New Roman" w:hAnsi="Times New Roman" w:cs="Times New Roman"/>
          <w:b/>
          <w:sz w:val="24"/>
          <w:szCs w:val="24"/>
          <w:rPrChange w:id="451" w:author="Dr KROA" w:date="2024-08-10T12:54:00Z">
            <w:rPr/>
          </w:rPrChange>
        </w:rPr>
        <w:t> :</w:t>
      </w:r>
    </w:p>
    <w:p w14:paraId="10A962F2"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 xml:space="preserve">Nos solutions incluent des services de création de sites web, de gestion de réseaux sociaux, de </w:t>
      </w:r>
      <w:commentRangeStart w:id="452"/>
      <w:r w:rsidRPr="00EB5C21">
        <w:rPr>
          <w:rFonts w:ascii="Times New Roman" w:hAnsi="Times New Roman" w:cs="Times New Roman"/>
          <w:sz w:val="24"/>
          <w:szCs w:val="24"/>
        </w:rPr>
        <w:t>SEO</w:t>
      </w:r>
      <w:commentRangeEnd w:id="452"/>
      <w:r w:rsidR="004B652D">
        <w:rPr>
          <w:rStyle w:val="Marquedecommentaire"/>
        </w:rPr>
        <w:commentReference w:id="452"/>
      </w:r>
      <w:r w:rsidRPr="00EB5C21">
        <w:rPr>
          <w:rFonts w:ascii="Times New Roman" w:hAnsi="Times New Roman" w:cs="Times New Roman"/>
          <w:sz w:val="24"/>
          <w:szCs w:val="24"/>
        </w:rPr>
        <w:t xml:space="preserve"> et de publicité en ligne. Grâce à nos produits, les artisans peuvent se démarquer de la concurrence en obtenant une visibilité accrue et des outils pour gérer et augmenter leurs ventes.</w:t>
      </w:r>
    </w:p>
    <w:p w14:paraId="4D45A28C" w14:textId="36DD6364" w:rsidR="00213D07" w:rsidRPr="003221B0" w:rsidRDefault="00213D07" w:rsidP="003221B0">
      <w:pPr>
        <w:pStyle w:val="Paragraphedeliste"/>
        <w:numPr>
          <w:ilvl w:val="0"/>
          <w:numId w:val="15"/>
        </w:numPr>
        <w:tabs>
          <w:tab w:val="left" w:pos="3120"/>
        </w:tabs>
        <w:spacing w:line="360" w:lineRule="auto"/>
        <w:rPr>
          <w:rFonts w:ascii="Times New Roman" w:hAnsi="Times New Roman" w:cs="Times New Roman"/>
          <w:b/>
          <w:sz w:val="24"/>
          <w:szCs w:val="24"/>
          <w:rPrChange w:id="453" w:author="Dr KROA" w:date="2024-08-10T12:55:00Z">
            <w:rPr/>
          </w:rPrChange>
        </w:rPr>
        <w:pPrChange w:id="454" w:author="Dr KROA" w:date="2024-08-10T12:55:00Z">
          <w:pPr>
            <w:tabs>
              <w:tab w:val="left" w:pos="3120"/>
            </w:tabs>
            <w:spacing w:line="360" w:lineRule="auto"/>
          </w:pPr>
        </w:pPrChange>
      </w:pPr>
      <w:r w:rsidRPr="003221B0">
        <w:rPr>
          <w:rFonts w:ascii="Times New Roman" w:hAnsi="Times New Roman" w:cs="Times New Roman"/>
          <w:b/>
          <w:sz w:val="24"/>
          <w:szCs w:val="24"/>
          <w:rPrChange w:id="455" w:author="Dr KROA" w:date="2024-08-10T12:55:00Z">
            <w:rPr/>
          </w:rPrChange>
        </w:rPr>
        <w:t>Prix</w:t>
      </w:r>
      <w:r w:rsidR="00532EC0" w:rsidRPr="003221B0">
        <w:rPr>
          <w:rFonts w:ascii="Times New Roman" w:hAnsi="Times New Roman" w:cs="Times New Roman"/>
          <w:b/>
          <w:sz w:val="24"/>
          <w:szCs w:val="24"/>
          <w:rPrChange w:id="456" w:author="Dr KROA" w:date="2024-08-10T12:55:00Z">
            <w:rPr/>
          </w:rPrChange>
        </w:rPr>
        <w:t> :</w:t>
      </w:r>
    </w:p>
    <w:p w14:paraId="0379BD63"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Nous proposons des tarifs compétitifs avec des options d'abonnement mensuel ou annuel.</w:t>
      </w:r>
    </w:p>
    <w:p w14:paraId="70634159"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Nous offrons régulièrement des promotions pour attirer de nouveaux clients et encourager les artisans à essayer nos solutions.</w:t>
      </w:r>
    </w:p>
    <w:p w14:paraId="2ACEF0FD" w14:textId="3BD9DB40" w:rsidR="00213D07" w:rsidRPr="003221B0" w:rsidRDefault="00213D07" w:rsidP="003221B0">
      <w:pPr>
        <w:pStyle w:val="Paragraphedeliste"/>
        <w:numPr>
          <w:ilvl w:val="0"/>
          <w:numId w:val="15"/>
        </w:numPr>
        <w:tabs>
          <w:tab w:val="left" w:pos="3120"/>
        </w:tabs>
        <w:spacing w:line="360" w:lineRule="auto"/>
        <w:rPr>
          <w:rFonts w:ascii="Times New Roman" w:hAnsi="Times New Roman" w:cs="Times New Roman"/>
          <w:b/>
          <w:sz w:val="24"/>
          <w:szCs w:val="24"/>
          <w:rPrChange w:id="457" w:author="Dr KROA" w:date="2024-08-10T12:55:00Z">
            <w:rPr/>
          </w:rPrChange>
        </w:rPr>
        <w:pPrChange w:id="458" w:author="Dr KROA" w:date="2024-08-10T12:55:00Z">
          <w:pPr>
            <w:tabs>
              <w:tab w:val="left" w:pos="3120"/>
            </w:tabs>
            <w:spacing w:line="360" w:lineRule="auto"/>
          </w:pPr>
        </w:pPrChange>
      </w:pPr>
      <w:r w:rsidRPr="003221B0">
        <w:rPr>
          <w:rFonts w:ascii="Times New Roman" w:hAnsi="Times New Roman" w:cs="Times New Roman"/>
          <w:b/>
          <w:sz w:val="24"/>
          <w:szCs w:val="24"/>
          <w:rPrChange w:id="459" w:author="Dr KROA" w:date="2024-08-10T12:55:00Z">
            <w:rPr/>
          </w:rPrChange>
        </w:rPr>
        <w:t>Promotion</w:t>
      </w:r>
      <w:r w:rsidR="00532EC0" w:rsidRPr="003221B0">
        <w:rPr>
          <w:rFonts w:ascii="Times New Roman" w:hAnsi="Times New Roman" w:cs="Times New Roman"/>
          <w:b/>
          <w:sz w:val="24"/>
          <w:szCs w:val="24"/>
          <w:rPrChange w:id="460" w:author="Dr KROA" w:date="2024-08-10T12:55:00Z">
            <w:rPr/>
          </w:rPrChange>
        </w:rPr>
        <w:t> :</w:t>
      </w:r>
    </w:p>
    <w:p w14:paraId="5FFFE4E9"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Nous utilisons une combinaison de campagnes en ligne, de publicités sur les réseaux sociaux, et de partenariats avec des influenceurs dans le secteur artisanal. Nos stratégies incluent également des webinaires et des ateliers gratuits pour démontrer la valeur de nos solutions.</w:t>
      </w:r>
    </w:p>
    <w:p w14:paraId="76FDB806" w14:textId="7701D2DE" w:rsidR="00213D07" w:rsidRPr="003221B0" w:rsidRDefault="00213D07" w:rsidP="003221B0">
      <w:pPr>
        <w:pStyle w:val="Paragraphedeliste"/>
        <w:numPr>
          <w:ilvl w:val="0"/>
          <w:numId w:val="15"/>
        </w:numPr>
        <w:tabs>
          <w:tab w:val="left" w:pos="3120"/>
        </w:tabs>
        <w:spacing w:line="360" w:lineRule="auto"/>
        <w:rPr>
          <w:rFonts w:ascii="Times New Roman" w:hAnsi="Times New Roman" w:cs="Times New Roman"/>
          <w:b/>
          <w:sz w:val="24"/>
          <w:szCs w:val="24"/>
          <w:rPrChange w:id="461" w:author="Dr KROA" w:date="2024-08-10T12:55:00Z">
            <w:rPr/>
          </w:rPrChange>
        </w:rPr>
        <w:pPrChange w:id="462" w:author="Dr KROA" w:date="2024-08-10T12:55:00Z">
          <w:pPr>
            <w:tabs>
              <w:tab w:val="left" w:pos="3120"/>
            </w:tabs>
            <w:spacing w:line="360" w:lineRule="auto"/>
          </w:pPr>
        </w:pPrChange>
      </w:pPr>
      <w:r w:rsidRPr="003221B0">
        <w:rPr>
          <w:rFonts w:ascii="Times New Roman" w:hAnsi="Times New Roman" w:cs="Times New Roman"/>
          <w:b/>
          <w:sz w:val="24"/>
          <w:szCs w:val="24"/>
          <w:rPrChange w:id="463" w:author="Dr KROA" w:date="2024-08-10T12:55:00Z">
            <w:rPr/>
          </w:rPrChange>
        </w:rPr>
        <w:t>Personnel</w:t>
      </w:r>
      <w:r w:rsidR="00532EC0" w:rsidRPr="003221B0">
        <w:rPr>
          <w:rFonts w:ascii="Times New Roman" w:hAnsi="Times New Roman" w:cs="Times New Roman"/>
          <w:b/>
          <w:sz w:val="24"/>
          <w:szCs w:val="24"/>
          <w:rPrChange w:id="464" w:author="Dr KROA" w:date="2024-08-10T12:55:00Z">
            <w:rPr/>
          </w:rPrChange>
        </w:rPr>
        <w:t> :</w:t>
      </w:r>
    </w:p>
    <w:p w14:paraId="7E89C845"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 xml:space="preserve">Chaque membre de notre équipe marketing joue un rôle crucial dans l'exécution de notre stratégie, depuis la planification et la création de contenu jusqu'à l'analyse des résultats et l’optimisation des  </w:t>
      </w:r>
      <w:del w:id="465" w:author="Dr KROA" w:date="2024-08-10T13:08:00Z">
        <w:r w:rsidRPr="00EB5C21" w:rsidDel="004B652D">
          <w:rPr>
            <w:rFonts w:ascii="Times New Roman" w:hAnsi="Times New Roman" w:cs="Times New Roman"/>
            <w:sz w:val="24"/>
            <w:szCs w:val="24"/>
          </w:rPr>
          <w:delText xml:space="preserve"> </w:delText>
        </w:r>
      </w:del>
      <w:r w:rsidRPr="00EB5C21">
        <w:rPr>
          <w:rFonts w:ascii="Times New Roman" w:hAnsi="Times New Roman" w:cs="Times New Roman"/>
          <w:sz w:val="24"/>
          <w:szCs w:val="24"/>
        </w:rPr>
        <w:t>campagnes.</w:t>
      </w:r>
    </w:p>
    <w:p w14:paraId="06D4F648" w14:textId="428E5846" w:rsidR="00213D07" w:rsidRPr="003221B0" w:rsidRDefault="00213D07" w:rsidP="003221B0">
      <w:pPr>
        <w:pStyle w:val="Paragraphedeliste"/>
        <w:numPr>
          <w:ilvl w:val="0"/>
          <w:numId w:val="15"/>
        </w:numPr>
        <w:tabs>
          <w:tab w:val="left" w:pos="3120"/>
        </w:tabs>
        <w:spacing w:line="360" w:lineRule="auto"/>
        <w:rPr>
          <w:rFonts w:ascii="Times New Roman" w:hAnsi="Times New Roman" w:cs="Times New Roman"/>
          <w:b/>
          <w:sz w:val="24"/>
          <w:szCs w:val="24"/>
          <w:rPrChange w:id="466" w:author="Dr KROA" w:date="2024-08-10T12:55:00Z">
            <w:rPr/>
          </w:rPrChange>
        </w:rPr>
        <w:pPrChange w:id="467" w:author="Dr KROA" w:date="2024-08-10T12:55:00Z">
          <w:pPr>
            <w:tabs>
              <w:tab w:val="left" w:pos="3120"/>
            </w:tabs>
            <w:spacing w:line="360" w:lineRule="auto"/>
          </w:pPr>
        </w:pPrChange>
      </w:pPr>
      <w:r w:rsidRPr="003221B0">
        <w:rPr>
          <w:rFonts w:ascii="Times New Roman" w:hAnsi="Times New Roman" w:cs="Times New Roman"/>
          <w:b/>
          <w:sz w:val="24"/>
          <w:szCs w:val="24"/>
          <w:rPrChange w:id="468" w:author="Dr KROA" w:date="2024-08-10T12:55:00Z">
            <w:rPr/>
          </w:rPrChange>
        </w:rPr>
        <w:t>Processus</w:t>
      </w:r>
      <w:r w:rsidR="00532EC0" w:rsidRPr="003221B0">
        <w:rPr>
          <w:rFonts w:ascii="Times New Roman" w:hAnsi="Times New Roman" w:cs="Times New Roman"/>
          <w:b/>
          <w:sz w:val="24"/>
          <w:szCs w:val="24"/>
          <w:rPrChange w:id="469" w:author="Dr KROA" w:date="2024-08-10T12:55:00Z">
            <w:rPr/>
          </w:rPrChange>
        </w:rPr>
        <w:t> :</w:t>
      </w:r>
    </w:p>
    <w:p w14:paraId="32F8DB55" w14:textId="77777777"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Nos produits sont livrés via des plateformes en ligne faciles à utiliser. Nous assurons une continuité de service grâce à un support client réactif et des ressources de formation en ligne.</w:t>
      </w:r>
    </w:p>
    <w:p w14:paraId="1003280B" w14:textId="748239A4" w:rsidR="00213D07" w:rsidRPr="00EB5C21" w:rsidRDefault="00213D07" w:rsidP="00EB5C21">
      <w:pPr>
        <w:tabs>
          <w:tab w:val="left" w:pos="3120"/>
        </w:tabs>
        <w:spacing w:line="360" w:lineRule="auto"/>
        <w:rPr>
          <w:rFonts w:ascii="Times New Roman" w:hAnsi="Times New Roman" w:cs="Times New Roman"/>
          <w:b/>
          <w:sz w:val="24"/>
          <w:szCs w:val="24"/>
        </w:rPr>
      </w:pPr>
      <w:r w:rsidRPr="00EB5C21">
        <w:rPr>
          <w:rFonts w:ascii="Times New Roman" w:hAnsi="Times New Roman" w:cs="Times New Roman"/>
          <w:b/>
          <w:sz w:val="24"/>
          <w:szCs w:val="24"/>
        </w:rPr>
        <w:t>Solution marketing</w:t>
      </w:r>
      <w:r w:rsidR="00532EC0" w:rsidRPr="00EB5C21">
        <w:rPr>
          <w:rFonts w:ascii="Times New Roman" w:hAnsi="Times New Roman" w:cs="Times New Roman"/>
          <w:b/>
          <w:sz w:val="24"/>
          <w:szCs w:val="24"/>
        </w:rPr>
        <w:t> :</w:t>
      </w:r>
    </w:p>
    <w:p w14:paraId="6423F181" w14:textId="517786DE" w:rsidR="00213D07" w:rsidRPr="00EB5C21" w:rsidRDefault="00213D07" w:rsidP="00EB5C21">
      <w:pPr>
        <w:tabs>
          <w:tab w:val="left" w:pos="3120"/>
        </w:tabs>
        <w:spacing w:line="360" w:lineRule="auto"/>
        <w:rPr>
          <w:rFonts w:ascii="Times New Roman" w:hAnsi="Times New Roman" w:cs="Times New Roman"/>
          <w:sz w:val="24"/>
          <w:szCs w:val="24"/>
        </w:rPr>
      </w:pPr>
      <w:r w:rsidRPr="00EB5C21">
        <w:rPr>
          <w:rFonts w:ascii="Times New Roman" w:hAnsi="Times New Roman" w:cs="Times New Roman"/>
          <w:sz w:val="24"/>
          <w:szCs w:val="24"/>
        </w:rPr>
        <w:t xml:space="preserve">L'analyse de la base de données met en évidence que 78% des artisans veulent des pages publicitaires et 93% des artisans approuvent la promotion en ligne. 80% </w:t>
      </w:r>
      <w:ins w:id="470" w:author="Dr KROA" w:date="2024-08-10T13:15:00Z">
        <w:r w:rsidR="000F409E">
          <w:rPr>
            <w:rFonts w:ascii="Times New Roman" w:hAnsi="Times New Roman" w:cs="Times New Roman"/>
            <w:sz w:val="24"/>
            <w:szCs w:val="24"/>
          </w:rPr>
          <w:t xml:space="preserve">des artisans </w:t>
        </w:r>
      </w:ins>
      <w:r w:rsidRPr="00EB5C21">
        <w:rPr>
          <w:rFonts w:ascii="Times New Roman" w:hAnsi="Times New Roman" w:cs="Times New Roman"/>
          <w:sz w:val="24"/>
          <w:szCs w:val="24"/>
        </w:rPr>
        <w:t>n'ont pas réalisé l'étude du marché pour démarrer leur</w:t>
      </w:r>
      <w:ins w:id="471" w:author="Dr KROA" w:date="2024-08-10T13:19:00Z">
        <w:r w:rsidR="000F409E">
          <w:rPr>
            <w:rFonts w:ascii="Times New Roman" w:hAnsi="Times New Roman" w:cs="Times New Roman"/>
            <w:sz w:val="24"/>
            <w:szCs w:val="24"/>
          </w:rPr>
          <w:t>s</w:t>
        </w:r>
      </w:ins>
      <w:r w:rsidRPr="00EB5C21">
        <w:rPr>
          <w:rFonts w:ascii="Times New Roman" w:hAnsi="Times New Roman" w:cs="Times New Roman"/>
          <w:sz w:val="24"/>
          <w:szCs w:val="24"/>
        </w:rPr>
        <w:t xml:space="preserve"> activité</w:t>
      </w:r>
      <w:ins w:id="472" w:author="Dr KROA" w:date="2024-08-10T13:19:00Z">
        <w:r w:rsidR="000F409E">
          <w:rPr>
            <w:rFonts w:ascii="Times New Roman" w:hAnsi="Times New Roman" w:cs="Times New Roman"/>
            <w:sz w:val="24"/>
            <w:szCs w:val="24"/>
          </w:rPr>
          <w:t>s. Partant de ce fait</w:t>
        </w:r>
      </w:ins>
      <w:ins w:id="473" w:author="Dr KROA" w:date="2024-08-10T13:20:00Z">
        <w:r w:rsidR="000F409E">
          <w:rPr>
            <w:rFonts w:ascii="Times New Roman" w:hAnsi="Times New Roman" w:cs="Times New Roman"/>
            <w:sz w:val="24"/>
            <w:szCs w:val="24"/>
          </w:rPr>
          <w:t xml:space="preserve">, </w:t>
        </w:r>
      </w:ins>
      <w:r w:rsidRPr="00EB5C21">
        <w:rPr>
          <w:rFonts w:ascii="Times New Roman" w:hAnsi="Times New Roman" w:cs="Times New Roman"/>
          <w:sz w:val="24"/>
          <w:szCs w:val="24"/>
        </w:rPr>
        <w:t xml:space="preserve"> </w:t>
      </w:r>
      <w:del w:id="474" w:author="Dr KROA" w:date="2024-08-10T13:20:00Z">
        <w:r w:rsidRPr="00EB5C21" w:rsidDel="000F409E">
          <w:rPr>
            <w:rFonts w:ascii="Times New Roman" w:hAnsi="Times New Roman" w:cs="Times New Roman"/>
            <w:sz w:val="24"/>
            <w:szCs w:val="24"/>
          </w:rPr>
          <w:delText xml:space="preserve">pour cela </w:delText>
        </w:r>
      </w:del>
      <w:r w:rsidRPr="00EB5C21">
        <w:rPr>
          <w:rFonts w:ascii="Times New Roman" w:hAnsi="Times New Roman" w:cs="Times New Roman"/>
          <w:sz w:val="24"/>
          <w:szCs w:val="24"/>
        </w:rPr>
        <w:t xml:space="preserve">la direction marketing et </w:t>
      </w:r>
      <w:del w:id="475" w:author="Dr KROA" w:date="2024-08-10T13:20:00Z">
        <w:r w:rsidRPr="00EB5C21" w:rsidDel="000F409E">
          <w:rPr>
            <w:rFonts w:ascii="Times New Roman" w:hAnsi="Times New Roman" w:cs="Times New Roman"/>
            <w:sz w:val="24"/>
            <w:szCs w:val="24"/>
          </w:rPr>
          <w:delText xml:space="preserve">la </w:delText>
        </w:r>
      </w:del>
      <w:r w:rsidRPr="00EB5C21">
        <w:rPr>
          <w:rFonts w:ascii="Times New Roman" w:hAnsi="Times New Roman" w:cs="Times New Roman"/>
          <w:sz w:val="24"/>
          <w:szCs w:val="24"/>
        </w:rPr>
        <w:t xml:space="preserve">communication propose </w:t>
      </w:r>
      <w:del w:id="476" w:author="Dr KROA" w:date="2024-08-10T13:20:00Z">
        <w:r w:rsidRPr="00EB5C21" w:rsidDel="000F409E">
          <w:rPr>
            <w:rFonts w:ascii="Times New Roman" w:hAnsi="Times New Roman" w:cs="Times New Roman"/>
            <w:sz w:val="24"/>
            <w:szCs w:val="24"/>
          </w:rPr>
          <w:delText>d</w:delText>
        </w:r>
      </w:del>
      <w:ins w:id="477" w:author="Dr KROA" w:date="2024-08-10T13:20:00Z">
        <w:r w:rsidR="000F409E">
          <w:rPr>
            <w:rFonts w:ascii="Times New Roman" w:hAnsi="Times New Roman" w:cs="Times New Roman"/>
            <w:sz w:val="24"/>
            <w:szCs w:val="24"/>
          </w:rPr>
          <w:t>l</w:t>
        </w:r>
      </w:ins>
      <w:r w:rsidRPr="00EB5C21">
        <w:rPr>
          <w:rFonts w:ascii="Times New Roman" w:hAnsi="Times New Roman" w:cs="Times New Roman"/>
          <w:sz w:val="24"/>
          <w:szCs w:val="24"/>
        </w:rPr>
        <w:t>es solutions</w:t>
      </w:r>
      <w:ins w:id="478" w:author="Dr KROA" w:date="2024-08-10T13:20:00Z">
        <w:r w:rsidR="000F409E">
          <w:rPr>
            <w:rFonts w:ascii="Times New Roman" w:hAnsi="Times New Roman" w:cs="Times New Roman"/>
            <w:sz w:val="24"/>
            <w:szCs w:val="24"/>
          </w:rPr>
          <w:t xml:space="preserve"> suivantes</w:t>
        </w:r>
      </w:ins>
      <w:r w:rsidRPr="00EB5C21">
        <w:rPr>
          <w:rFonts w:ascii="Times New Roman" w:hAnsi="Times New Roman" w:cs="Times New Roman"/>
          <w:sz w:val="24"/>
          <w:szCs w:val="24"/>
        </w:rPr>
        <w:t xml:space="preserve"> :</w:t>
      </w:r>
    </w:p>
    <w:p w14:paraId="09E85246" w14:textId="77777777" w:rsidR="000F409E" w:rsidRDefault="00213D07" w:rsidP="000F409E">
      <w:pPr>
        <w:pStyle w:val="Paragraphedeliste"/>
        <w:numPr>
          <w:ilvl w:val="0"/>
          <w:numId w:val="13"/>
        </w:numPr>
        <w:tabs>
          <w:tab w:val="left" w:pos="3120"/>
        </w:tabs>
        <w:spacing w:line="360" w:lineRule="auto"/>
        <w:rPr>
          <w:ins w:id="479" w:author="Dr KROA" w:date="2024-08-10T13:21:00Z"/>
          <w:rFonts w:ascii="Times New Roman" w:hAnsi="Times New Roman" w:cs="Times New Roman"/>
          <w:sz w:val="24"/>
          <w:szCs w:val="24"/>
        </w:rPr>
      </w:pPr>
      <w:r w:rsidRPr="000F409E">
        <w:rPr>
          <w:rFonts w:ascii="Times New Roman" w:hAnsi="Times New Roman" w:cs="Times New Roman"/>
          <w:sz w:val="24"/>
          <w:szCs w:val="24"/>
          <w:rPrChange w:id="480" w:author="Dr KROA" w:date="2024-08-10T13:20:00Z">
            <w:rPr/>
          </w:rPrChange>
        </w:rPr>
        <w:t xml:space="preserve">Marketing de contenu ; </w:t>
      </w:r>
    </w:p>
    <w:p w14:paraId="59CC2EDC" w14:textId="77777777" w:rsidR="000F409E" w:rsidRDefault="00213D07" w:rsidP="000F409E">
      <w:pPr>
        <w:pStyle w:val="Paragraphedeliste"/>
        <w:numPr>
          <w:ilvl w:val="0"/>
          <w:numId w:val="13"/>
        </w:numPr>
        <w:tabs>
          <w:tab w:val="left" w:pos="3120"/>
        </w:tabs>
        <w:spacing w:line="360" w:lineRule="auto"/>
        <w:rPr>
          <w:ins w:id="481" w:author="Dr KROA" w:date="2024-08-10T13:21:00Z"/>
          <w:rFonts w:ascii="Times New Roman" w:hAnsi="Times New Roman" w:cs="Times New Roman"/>
          <w:sz w:val="24"/>
          <w:szCs w:val="24"/>
        </w:rPr>
      </w:pPr>
      <w:r w:rsidRPr="000F409E">
        <w:rPr>
          <w:rFonts w:ascii="Times New Roman" w:hAnsi="Times New Roman" w:cs="Times New Roman"/>
          <w:sz w:val="24"/>
          <w:szCs w:val="24"/>
          <w:rPrChange w:id="482" w:author="Dr KROA" w:date="2024-08-10T13:20:00Z">
            <w:rPr/>
          </w:rPrChange>
        </w:rPr>
        <w:lastRenderedPageBreak/>
        <w:t xml:space="preserve">Marketing sur les réseaux sociaux ; </w:t>
      </w:r>
    </w:p>
    <w:p w14:paraId="73A886F6" w14:textId="77777777" w:rsidR="000F409E" w:rsidRDefault="00213D07" w:rsidP="000F409E">
      <w:pPr>
        <w:pStyle w:val="Paragraphedeliste"/>
        <w:numPr>
          <w:ilvl w:val="0"/>
          <w:numId w:val="13"/>
        </w:numPr>
        <w:tabs>
          <w:tab w:val="left" w:pos="3120"/>
        </w:tabs>
        <w:spacing w:line="360" w:lineRule="auto"/>
        <w:rPr>
          <w:ins w:id="483" w:author="Dr KROA" w:date="2024-08-10T13:21:00Z"/>
          <w:rFonts w:ascii="Times New Roman" w:hAnsi="Times New Roman" w:cs="Times New Roman"/>
          <w:sz w:val="24"/>
          <w:szCs w:val="24"/>
        </w:rPr>
      </w:pPr>
      <w:r w:rsidRPr="000F409E">
        <w:rPr>
          <w:rFonts w:ascii="Times New Roman" w:hAnsi="Times New Roman" w:cs="Times New Roman"/>
          <w:sz w:val="24"/>
          <w:szCs w:val="24"/>
          <w:rPrChange w:id="484" w:author="Dr KROA" w:date="2024-08-10T13:20:00Z">
            <w:rPr/>
          </w:rPrChange>
        </w:rPr>
        <w:t xml:space="preserve">Email marketing ; </w:t>
      </w:r>
    </w:p>
    <w:p w14:paraId="393EE2B7" w14:textId="77777777" w:rsidR="000F409E" w:rsidRDefault="00213D07" w:rsidP="000F409E">
      <w:pPr>
        <w:pStyle w:val="Paragraphedeliste"/>
        <w:numPr>
          <w:ilvl w:val="0"/>
          <w:numId w:val="13"/>
        </w:numPr>
        <w:tabs>
          <w:tab w:val="left" w:pos="3120"/>
        </w:tabs>
        <w:spacing w:line="360" w:lineRule="auto"/>
        <w:rPr>
          <w:ins w:id="485" w:author="Dr KROA" w:date="2024-08-10T13:21:00Z"/>
          <w:rFonts w:ascii="Times New Roman" w:hAnsi="Times New Roman" w:cs="Times New Roman"/>
          <w:sz w:val="24"/>
          <w:szCs w:val="24"/>
        </w:rPr>
      </w:pPr>
      <w:r w:rsidRPr="000F409E">
        <w:rPr>
          <w:rFonts w:ascii="Times New Roman" w:hAnsi="Times New Roman" w:cs="Times New Roman"/>
          <w:sz w:val="24"/>
          <w:szCs w:val="24"/>
          <w:rPrChange w:id="486" w:author="Dr KROA" w:date="2024-08-10T13:20:00Z">
            <w:rPr/>
          </w:rPrChange>
        </w:rPr>
        <w:t xml:space="preserve">Publicité en ligne (PPC) ; </w:t>
      </w:r>
    </w:p>
    <w:p w14:paraId="3117F82C" w14:textId="77777777" w:rsidR="000F409E" w:rsidRDefault="00213D07" w:rsidP="000F409E">
      <w:pPr>
        <w:pStyle w:val="Paragraphedeliste"/>
        <w:numPr>
          <w:ilvl w:val="0"/>
          <w:numId w:val="13"/>
        </w:numPr>
        <w:tabs>
          <w:tab w:val="left" w:pos="3120"/>
        </w:tabs>
        <w:spacing w:line="360" w:lineRule="auto"/>
        <w:rPr>
          <w:ins w:id="487" w:author="Dr KROA" w:date="2024-08-10T13:21:00Z"/>
          <w:rFonts w:ascii="Times New Roman" w:hAnsi="Times New Roman" w:cs="Times New Roman"/>
          <w:sz w:val="24"/>
          <w:szCs w:val="24"/>
        </w:rPr>
      </w:pPr>
      <w:r w:rsidRPr="000F409E">
        <w:rPr>
          <w:rFonts w:ascii="Times New Roman" w:hAnsi="Times New Roman" w:cs="Times New Roman"/>
          <w:sz w:val="24"/>
          <w:szCs w:val="24"/>
          <w:rPrChange w:id="488" w:author="Dr KROA" w:date="2024-08-10T13:20:00Z">
            <w:rPr/>
          </w:rPrChange>
        </w:rPr>
        <w:t xml:space="preserve">Marketing événementiel ; </w:t>
      </w:r>
    </w:p>
    <w:p w14:paraId="10E90629" w14:textId="77777777" w:rsidR="000F409E" w:rsidRDefault="00213D07" w:rsidP="000F409E">
      <w:pPr>
        <w:pStyle w:val="Paragraphedeliste"/>
        <w:numPr>
          <w:ilvl w:val="0"/>
          <w:numId w:val="13"/>
        </w:numPr>
        <w:tabs>
          <w:tab w:val="left" w:pos="3120"/>
        </w:tabs>
        <w:spacing w:line="360" w:lineRule="auto"/>
        <w:rPr>
          <w:ins w:id="489" w:author="Dr KROA" w:date="2024-08-10T13:21:00Z"/>
          <w:rFonts w:ascii="Times New Roman" w:hAnsi="Times New Roman" w:cs="Times New Roman"/>
          <w:sz w:val="24"/>
          <w:szCs w:val="24"/>
        </w:rPr>
      </w:pPr>
      <w:r w:rsidRPr="000F409E">
        <w:rPr>
          <w:rFonts w:ascii="Times New Roman" w:hAnsi="Times New Roman" w:cs="Times New Roman"/>
          <w:sz w:val="24"/>
          <w:szCs w:val="24"/>
          <w:rPrChange w:id="490" w:author="Dr KROA" w:date="2024-08-10T13:20:00Z">
            <w:rPr/>
          </w:rPrChange>
        </w:rPr>
        <w:t xml:space="preserve">Programmes de fidélité et de parrainage ; </w:t>
      </w:r>
    </w:p>
    <w:p w14:paraId="660CD47A" w14:textId="77777777" w:rsidR="000F409E" w:rsidRDefault="00213D07" w:rsidP="000F409E">
      <w:pPr>
        <w:pStyle w:val="Paragraphedeliste"/>
        <w:numPr>
          <w:ilvl w:val="0"/>
          <w:numId w:val="13"/>
        </w:numPr>
        <w:tabs>
          <w:tab w:val="left" w:pos="3120"/>
        </w:tabs>
        <w:spacing w:line="360" w:lineRule="auto"/>
        <w:rPr>
          <w:ins w:id="491" w:author="Dr KROA" w:date="2024-08-10T13:21:00Z"/>
          <w:rFonts w:ascii="Times New Roman" w:hAnsi="Times New Roman" w:cs="Times New Roman"/>
          <w:sz w:val="24"/>
          <w:szCs w:val="24"/>
        </w:rPr>
      </w:pPr>
      <w:r w:rsidRPr="000F409E">
        <w:rPr>
          <w:rFonts w:ascii="Times New Roman" w:hAnsi="Times New Roman" w:cs="Times New Roman"/>
          <w:sz w:val="24"/>
          <w:szCs w:val="24"/>
          <w:rPrChange w:id="492" w:author="Dr KROA" w:date="2024-08-10T13:20:00Z">
            <w:rPr/>
          </w:rPrChange>
        </w:rPr>
        <w:t xml:space="preserve">Analyse des données et optimisation ; </w:t>
      </w:r>
    </w:p>
    <w:p w14:paraId="51F4D4F4" w14:textId="625E5475" w:rsidR="00213D07" w:rsidRPr="000F409E" w:rsidRDefault="00213D07" w:rsidP="000F409E">
      <w:pPr>
        <w:pStyle w:val="Paragraphedeliste"/>
        <w:numPr>
          <w:ilvl w:val="0"/>
          <w:numId w:val="13"/>
        </w:numPr>
        <w:tabs>
          <w:tab w:val="left" w:pos="3120"/>
        </w:tabs>
        <w:spacing w:line="360" w:lineRule="auto"/>
        <w:rPr>
          <w:rFonts w:ascii="Times New Roman" w:hAnsi="Times New Roman" w:cs="Times New Roman"/>
          <w:sz w:val="24"/>
          <w:szCs w:val="24"/>
          <w:rPrChange w:id="493" w:author="Dr KROA" w:date="2024-08-10T13:20:00Z">
            <w:rPr/>
          </w:rPrChange>
        </w:rPr>
        <w:pPrChange w:id="494" w:author="Dr KROA" w:date="2024-08-10T13:20:00Z">
          <w:pPr>
            <w:tabs>
              <w:tab w:val="left" w:pos="3120"/>
            </w:tabs>
            <w:spacing w:line="360" w:lineRule="auto"/>
          </w:pPr>
        </w:pPrChange>
      </w:pPr>
      <w:r w:rsidRPr="000F409E">
        <w:rPr>
          <w:rFonts w:ascii="Times New Roman" w:hAnsi="Times New Roman" w:cs="Times New Roman"/>
          <w:sz w:val="24"/>
          <w:szCs w:val="24"/>
          <w:rPrChange w:id="495" w:author="Dr KROA" w:date="2024-08-10T13:20:00Z">
            <w:rPr/>
          </w:rPrChange>
        </w:rPr>
        <w:t>Partenariats et Co-marketing</w:t>
      </w:r>
      <w:ins w:id="496" w:author="Dr KROA" w:date="2024-08-10T13:21:00Z">
        <w:r w:rsidR="000F409E">
          <w:rPr>
            <w:rFonts w:ascii="Times New Roman" w:hAnsi="Times New Roman" w:cs="Times New Roman"/>
            <w:sz w:val="24"/>
            <w:szCs w:val="24"/>
          </w:rPr>
          <w:t>.</w:t>
        </w:r>
      </w:ins>
    </w:p>
    <w:p w14:paraId="2DF46220" w14:textId="77777777" w:rsidR="00532EC0" w:rsidRPr="00EB5C21" w:rsidRDefault="00532EC0" w:rsidP="00EB5C21">
      <w:pPr>
        <w:tabs>
          <w:tab w:val="left" w:pos="3120"/>
        </w:tabs>
        <w:spacing w:line="360" w:lineRule="auto"/>
        <w:rPr>
          <w:rFonts w:ascii="Times New Roman" w:hAnsi="Times New Roman" w:cs="Times New Roman"/>
          <w:sz w:val="24"/>
          <w:szCs w:val="24"/>
        </w:rPr>
      </w:pPr>
    </w:p>
    <w:p w14:paraId="389A6E7B" w14:textId="599CB403" w:rsidR="00213D07" w:rsidRPr="00EB5C21" w:rsidRDefault="00213D07" w:rsidP="00EB5C21">
      <w:pPr>
        <w:tabs>
          <w:tab w:val="left" w:pos="3120"/>
        </w:tabs>
        <w:spacing w:line="360" w:lineRule="auto"/>
        <w:rPr>
          <w:rFonts w:ascii="Times New Roman" w:hAnsi="Times New Roman" w:cs="Times New Roman"/>
          <w:b/>
          <w:bCs/>
          <w:sz w:val="24"/>
          <w:szCs w:val="24"/>
          <w:u w:val="single"/>
        </w:rPr>
      </w:pPr>
      <w:del w:id="497" w:author="Dr KROA" w:date="2024-08-10T13:30:00Z">
        <w:r w:rsidRPr="00EB5C21" w:rsidDel="004461DE">
          <w:rPr>
            <w:rFonts w:ascii="Times New Roman" w:hAnsi="Times New Roman" w:cs="Times New Roman"/>
            <w:b/>
            <w:bCs/>
            <w:sz w:val="24"/>
            <w:szCs w:val="24"/>
            <w:u w:val="single"/>
          </w:rPr>
          <w:delText>La s</w:delText>
        </w:r>
      </w:del>
      <w:ins w:id="498" w:author="Dr KROA" w:date="2024-08-10T13:30:00Z">
        <w:r w:rsidR="004461DE">
          <w:rPr>
            <w:rFonts w:ascii="Times New Roman" w:hAnsi="Times New Roman" w:cs="Times New Roman"/>
            <w:b/>
            <w:bCs/>
            <w:sz w:val="24"/>
            <w:szCs w:val="24"/>
            <w:u w:val="single"/>
          </w:rPr>
          <w:t>S</w:t>
        </w:r>
      </w:ins>
      <w:r w:rsidRPr="00EB5C21">
        <w:rPr>
          <w:rFonts w:ascii="Times New Roman" w:hAnsi="Times New Roman" w:cs="Times New Roman"/>
          <w:b/>
          <w:bCs/>
          <w:sz w:val="24"/>
          <w:szCs w:val="24"/>
          <w:u w:val="single"/>
        </w:rPr>
        <w:t>olution communication</w:t>
      </w:r>
    </w:p>
    <w:p w14:paraId="164216DF" w14:textId="77777777" w:rsidR="00C42299" w:rsidRDefault="004461DE" w:rsidP="00EB5C21">
      <w:pPr>
        <w:tabs>
          <w:tab w:val="left" w:pos="3120"/>
        </w:tabs>
        <w:spacing w:line="360" w:lineRule="auto"/>
        <w:rPr>
          <w:ins w:id="499" w:author="Dr KROA" w:date="2024-08-10T13:32:00Z"/>
          <w:rFonts w:ascii="Times New Roman" w:hAnsi="Times New Roman" w:cs="Times New Roman"/>
          <w:sz w:val="24"/>
          <w:szCs w:val="24"/>
        </w:rPr>
      </w:pPr>
      <w:ins w:id="500" w:author="Dr KROA" w:date="2024-08-10T13:32:00Z">
        <w:r>
          <w:rPr>
            <w:rFonts w:ascii="Times New Roman" w:hAnsi="Times New Roman" w:cs="Times New Roman"/>
            <w:sz w:val="24"/>
            <w:szCs w:val="24"/>
          </w:rPr>
          <w:t>Comme solution communication, nous proposons</w:t>
        </w:r>
        <w:r w:rsidR="00C42299">
          <w:rPr>
            <w:rFonts w:ascii="Times New Roman" w:hAnsi="Times New Roman" w:cs="Times New Roman"/>
            <w:sz w:val="24"/>
            <w:szCs w:val="24"/>
          </w:rPr>
          <w:t xml:space="preserve"> : </w:t>
        </w:r>
      </w:ins>
    </w:p>
    <w:p w14:paraId="750CFAF4" w14:textId="63E7D4C6" w:rsidR="00C42299" w:rsidRDefault="00C42299" w:rsidP="00C42299">
      <w:pPr>
        <w:pStyle w:val="Paragraphedeliste"/>
        <w:numPr>
          <w:ilvl w:val="0"/>
          <w:numId w:val="13"/>
        </w:numPr>
        <w:tabs>
          <w:tab w:val="left" w:pos="3120"/>
        </w:tabs>
        <w:spacing w:line="360" w:lineRule="auto"/>
        <w:rPr>
          <w:ins w:id="501" w:author="Dr KROA" w:date="2024-08-10T13:33:00Z"/>
          <w:rFonts w:ascii="Times New Roman" w:hAnsi="Times New Roman" w:cs="Times New Roman"/>
          <w:sz w:val="24"/>
          <w:szCs w:val="24"/>
        </w:rPr>
      </w:pPr>
      <w:ins w:id="502" w:author="Dr KROA" w:date="2024-08-10T13:32:00Z">
        <w:r>
          <w:rPr>
            <w:rFonts w:ascii="Times New Roman" w:hAnsi="Times New Roman" w:cs="Times New Roman"/>
            <w:sz w:val="24"/>
            <w:szCs w:val="24"/>
          </w:rPr>
          <w:t xml:space="preserve">La création de </w:t>
        </w:r>
      </w:ins>
      <w:del w:id="503" w:author="Dr KROA" w:date="2024-08-10T13:33:00Z">
        <w:r w:rsidR="00213D07" w:rsidRPr="00C42299" w:rsidDel="00C42299">
          <w:rPr>
            <w:rFonts w:ascii="Times New Roman" w:hAnsi="Times New Roman" w:cs="Times New Roman"/>
            <w:sz w:val="24"/>
            <w:szCs w:val="24"/>
            <w:rPrChange w:id="504" w:author="Dr KROA" w:date="2024-08-10T13:32:00Z">
              <w:rPr/>
            </w:rPrChange>
          </w:rPr>
          <w:delText>P</w:delText>
        </w:r>
      </w:del>
      <w:ins w:id="505" w:author="Dr KROA" w:date="2024-08-10T13:32:00Z">
        <w:r>
          <w:rPr>
            <w:rFonts w:ascii="Times New Roman" w:hAnsi="Times New Roman" w:cs="Times New Roman"/>
            <w:sz w:val="24"/>
            <w:szCs w:val="24"/>
          </w:rPr>
          <w:t>p</w:t>
        </w:r>
      </w:ins>
      <w:r w:rsidR="00213D07" w:rsidRPr="00C42299">
        <w:rPr>
          <w:rFonts w:ascii="Times New Roman" w:hAnsi="Times New Roman" w:cs="Times New Roman"/>
          <w:sz w:val="24"/>
          <w:szCs w:val="24"/>
          <w:rPrChange w:id="506" w:author="Dr KROA" w:date="2024-08-10T13:32:00Z">
            <w:rPr/>
          </w:rPrChange>
        </w:rPr>
        <w:t xml:space="preserve">ages publicitaires qui seront alimentées par (des vidéos courts métrages ; des messages, affiches) ; </w:t>
      </w:r>
    </w:p>
    <w:p w14:paraId="2480425B" w14:textId="77777777" w:rsidR="00C42299" w:rsidRDefault="00C42299" w:rsidP="00C42299">
      <w:pPr>
        <w:pStyle w:val="Paragraphedeliste"/>
        <w:numPr>
          <w:ilvl w:val="0"/>
          <w:numId w:val="13"/>
        </w:numPr>
        <w:tabs>
          <w:tab w:val="left" w:pos="3120"/>
        </w:tabs>
        <w:spacing w:line="360" w:lineRule="auto"/>
        <w:rPr>
          <w:ins w:id="507" w:author="Dr KROA" w:date="2024-08-10T13:35:00Z"/>
          <w:rFonts w:ascii="Times New Roman" w:hAnsi="Times New Roman" w:cs="Times New Roman"/>
          <w:sz w:val="24"/>
          <w:szCs w:val="24"/>
        </w:rPr>
      </w:pPr>
      <w:ins w:id="508" w:author="Dr KROA" w:date="2024-08-10T13:33:00Z">
        <w:r>
          <w:rPr>
            <w:rFonts w:ascii="Times New Roman" w:hAnsi="Times New Roman" w:cs="Times New Roman"/>
            <w:sz w:val="24"/>
            <w:szCs w:val="24"/>
          </w:rPr>
          <w:t xml:space="preserve">L’utilisation de </w:t>
        </w:r>
      </w:ins>
      <w:del w:id="509" w:author="Dr KROA" w:date="2024-08-10T13:33:00Z">
        <w:r w:rsidR="00213D07" w:rsidRPr="00C42299" w:rsidDel="00C42299">
          <w:rPr>
            <w:rFonts w:ascii="Times New Roman" w:hAnsi="Times New Roman" w:cs="Times New Roman"/>
            <w:sz w:val="24"/>
            <w:szCs w:val="24"/>
            <w:rPrChange w:id="510" w:author="Dr KROA" w:date="2024-08-10T13:32:00Z">
              <w:rPr/>
            </w:rPrChange>
          </w:rPr>
          <w:delText xml:space="preserve">les </w:delText>
        </w:r>
      </w:del>
      <w:r w:rsidR="00213D07" w:rsidRPr="00C42299">
        <w:rPr>
          <w:rFonts w:ascii="Times New Roman" w:hAnsi="Times New Roman" w:cs="Times New Roman"/>
          <w:sz w:val="24"/>
          <w:szCs w:val="24"/>
          <w:rPrChange w:id="511" w:author="Dr KROA" w:date="2024-08-10T13:32:00Z">
            <w:rPr/>
          </w:rPrChange>
        </w:rPr>
        <w:t xml:space="preserve">Réseaux sociaux, </w:t>
      </w:r>
      <w:del w:id="512" w:author="Dr KROA" w:date="2024-08-10T13:34:00Z">
        <w:r w:rsidR="00213D07" w:rsidRPr="00C42299" w:rsidDel="00C42299">
          <w:rPr>
            <w:rFonts w:ascii="Times New Roman" w:hAnsi="Times New Roman" w:cs="Times New Roman"/>
            <w:sz w:val="24"/>
            <w:szCs w:val="24"/>
            <w:rPrChange w:id="513" w:author="Dr KROA" w:date="2024-08-10T13:32:00Z">
              <w:rPr/>
            </w:rPrChange>
          </w:rPr>
          <w:delText xml:space="preserve">les </w:delText>
        </w:r>
      </w:del>
      <w:ins w:id="514" w:author="Dr KROA" w:date="2024-08-10T13:34:00Z">
        <w:r>
          <w:rPr>
            <w:rFonts w:ascii="Times New Roman" w:hAnsi="Times New Roman" w:cs="Times New Roman"/>
            <w:sz w:val="24"/>
            <w:szCs w:val="24"/>
          </w:rPr>
          <w:t>de</w:t>
        </w:r>
        <w:r w:rsidRPr="00C42299">
          <w:rPr>
            <w:rFonts w:ascii="Times New Roman" w:hAnsi="Times New Roman" w:cs="Times New Roman"/>
            <w:sz w:val="24"/>
            <w:szCs w:val="24"/>
            <w:rPrChange w:id="515" w:author="Dr KROA" w:date="2024-08-10T13:32:00Z">
              <w:rPr/>
            </w:rPrChange>
          </w:rPr>
          <w:t xml:space="preserve"> </w:t>
        </w:r>
      </w:ins>
      <w:r w:rsidR="00213D07" w:rsidRPr="00C42299">
        <w:rPr>
          <w:rFonts w:ascii="Times New Roman" w:hAnsi="Times New Roman" w:cs="Times New Roman"/>
          <w:sz w:val="24"/>
          <w:szCs w:val="24"/>
          <w:rPrChange w:id="516" w:author="Dr KROA" w:date="2024-08-10T13:32:00Z">
            <w:rPr/>
          </w:rPrChange>
        </w:rPr>
        <w:t>flyers</w:t>
      </w:r>
      <w:ins w:id="517" w:author="Dr KROA" w:date="2024-08-10T13:34:00Z">
        <w:r>
          <w:rPr>
            <w:rFonts w:ascii="Times New Roman" w:hAnsi="Times New Roman" w:cs="Times New Roman"/>
            <w:sz w:val="24"/>
            <w:szCs w:val="24"/>
          </w:rPr>
          <w:t xml:space="preserve">, de </w:t>
        </w:r>
      </w:ins>
      <w:del w:id="518" w:author="Dr KROA" w:date="2024-08-10T13:34:00Z">
        <w:r w:rsidR="00213D07" w:rsidRPr="00C42299" w:rsidDel="00C42299">
          <w:rPr>
            <w:rFonts w:ascii="Times New Roman" w:hAnsi="Times New Roman" w:cs="Times New Roman"/>
            <w:sz w:val="24"/>
            <w:szCs w:val="24"/>
            <w:rPrChange w:id="519" w:author="Dr KROA" w:date="2024-08-10T13:32:00Z">
              <w:rPr/>
            </w:rPrChange>
          </w:rPr>
          <w:delText xml:space="preserve"> les </w:delText>
        </w:r>
      </w:del>
      <w:r w:rsidR="00213D07" w:rsidRPr="00C42299">
        <w:rPr>
          <w:rFonts w:ascii="Times New Roman" w:hAnsi="Times New Roman" w:cs="Times New Roman"/>
          <w:sz w:val="24"/>
          <w:szCs w:val="24"/>
          <w:rPrChange w:id="520" w:author="Dr KROA" w:date="2024-08-10T13:32:00Z">
            <w:rPr/>
          </w:rPrChange>
        </w:rPr>
        <w:t xml:space="preserve">panneaux publicitaires, </w:t>
      </w:r>
      <w:ins w:id="521" w:author="Dr KROA" w:date="2024-08-10T13:34:00Z">
        <w:r>
          <w:rPr>
            <w:rFonts w:ascii="Times New Roman" w:hAnsi="Times New Roman" w:cs="Times New Roman"/>
            <w:sz w:val="24"/>
            <w:szCs w:val="24"/>
          </w:rPr>
          <w:t xml:space="preserve">de </w:t>
        </w:r>
      </w:ins>
      <w:r w:rsidR="00213D07" w:rsidRPr="00C42299">
        <w:rPr>
          <w:rFonts w:ascii="Times New Roman" w:hAnsi="Times New Roman" w:cs="Times New Roman"/>
          <w:sz w:val="24"/>
          <w:szCs w:val="24"/>
          <w:rPrChange w:id="522" w:author="Dr KROA" w:date="2024-08-10T13:32:00Z">
            <w:rPr/>
          </w:rPrChange>
        </w:rPr>
        <w:t xml:space="preserve">campagnes de sensibilisation pour </w:t>
      </w:r>
      <w:ins w:id="523" w:author="Dr KROA" w:date="2024-08-10T13:35:00Z">
        <w:r>
          <w:rPr>
            <w:rFonts w:ascii="Times New Roman" w:hAnsi="Times New Roman" w:cs="Times New Roman"/>
            <w:sz w:val="24"/>
            <w:szCs w:val="24"/>
          </w:rPr>
          <w:t xml:space="preserve">sensibiliser sur l’usage de </w:t>
        </w:r>
      </w:ins>
      <w:del w:id="524" w:author="Dr KROA" w:date="2024-08-10T13:35:00Z">
        <w:r w:rsidR="00213D07" w:rsidRPr="00C42299" w:rsidDel="00C42299">
          <w:rPr>
            <w:rFonts w:ascii="Times New Roman" w:hAnsi="Times New Roman" w:cs="Times New Roman"/>
            <w:sz w:val="24"/>
            <w:szCs w:val="24"/>
            <w:rPrChange w:id="525" w:author="Dr KROA" w:date="2024-08-10T13:32:00Z">
              <w:rPr/>
            </w:rPrChange>
          </w:rPr>
          <w:delText>l’utilisation de</w:delText>
        </w:r>
      </w:del>
      <w:r w:rsidR="00213D07" w:rsidRPr="00C42299">
        <w:rPr>
          <w:rFonts w:ascii="Times New Roman" w:hAnsi="Times New Roman" w:cs="Times New Roman"/>
          <w:sz w:val="24"/>
          <w:szCs w:val="24"/>
          <w:rPrChange w:id="526" w:author="Dr KROA" w:date="2024-08-10T13:32:00Z">
            <w:rPr/>
          </w:rPrChange>
        </w:rPr>
        <w:t xml:space="preserve"> l’application,</w:t>
      </w:r>
    </w:p>
    <w:p w14:paraId="45B59155" w14:textId="2645766A" w:rsidR="00C42299" w:rsidRDefault="00213D07" w:rsidP="00C42299">
      <w:pPr>
        <w:pStyle w:val="Paragraphedeliste"/>
        <w:numPr>
          <w:ilvl w:val="0"/>
          <w:numId w:val="13"/>
        </w:numPr>
        <w:tabs>
          <w:tab w:val="left" w:pos="3120"/>
        </w:tabs>
        <w:spacing w:line="360" w:lineRule="auto"/>
        <w:rPr>
          <w:ins w:id="527" w:author="Dr KROA" w:date="2024-08-10T13:36:00Z"/>
          <w:rFonts w:ascii="Times New Roman" w:hAnsi="Times New Roman" w:cs="Times New Roman"/>
          <w:sz w:val="24"/>
          <w:szCs w:val="24"/>
        </w:rPr>
      </w:pPr>
      <w:r w:rsidRPr="00C42299">
        <w:rPr>
          <w:rFonts w:ascii="Times New Roman" w:hAnsi="Times New Roman" w:cs="Times New Roman"/>
          <w:sz w:val="24"/>
          <w:szCs w:val="24"/>
          <w:rPrChange w:id="528" w:author="Dr KROA" w:date="2024-08-10T13:32:00Z">
            <w:rPr/>
          </w:rPrChange>
        </w:rPr>
        <w:t xml:space="preserve"> </w:t>
      </w:r>
      <w:del w:id="529" w:author="Dr KROA" w:date="2024-08-10T13:38:00Z">
        <w:r w:rsidRPr="00C42299" w:rsidDel="00C42299">
          <w:rPr>
            <w:rFonts w:ascii="Times New Roman" w:hAnsi="Times New Roman" w:cs="Times New Roman"/>
            <w:sz w:val="24"/>
            <w:szCs w:val="24"/>
            <w:rPrChange w:id="530" w:author="Dr KROA" w:date="2024-08-10T13:32:00Z">
              <w:rPr/>
            </w:rPrChange>
          </w:rPr>
          <w:delText>l</w:delText>
        </w:r>
      </w:del>
      <w:ins w:id="531" w:author="Dr KROA" w:date="2024-08-10T13:38:00Z">
        <w:r w:rsidR="00C42299">
          <w:rPr>
            <w:rFonts w:ascii="Times New Roman" w:hAnsi="Times New Roman" w:cs="Times New Roman"/>
            <w:sz w:val="24"/>
            <w:szCs w:val="24"/>
          </w:rPr>
          <w:t>L</w:t>
        </w:r>
      </w:ins>
      <w:r w:rsidRPr="00C42299">
        <w:rPr>
          <w:rFonts w:ascii="Times New Roman" w:hAnsi="Times New Roman" w:cs="Times New Roman"/>
          <w:sz w:val="24"/>
          <w:szCs w:val="24"/>
          <w:rPrChange w:id="532" w:author="Dr KROA" w:date="2024-08-10T13:32:00Z">
            <w:rPr/>
          </w:rPrChange>
        </w:rPr>
        <w:t xml:space="preserve">a publicité de l’application sur la chaîne de télévision et des radios ; </w:t>
      </w:r>
    </w:p>
    <w:p w14:paraId="2311B450" w14:textId="77777777" w:rsidR="00C42299" w:rsidRDefault="00C42299" w:rsidP="00C42299">
      <w:pPr>
        <w:pStyle w:val="Paragraphedeliste"/>
        <w:numPr>
          <w:ilvl w:val="0"/>
          <w:numId w:val="13"/>
        </w:numPr>
        <w:tabs>
          <w:tab w:val="left" w:pos="3120"/>
        </w:tabs>
        <w:spacing w:line="360" w:lineRule="auto"/>
        <w:rPr>
          <w:ins w:id="533" w:author="Dr KROA" w:date="2024-08-10T13:37:00Z"/>
          <w:rFonts w:ascii="Times New Roman" w:hAnsi="Times New Roman" w:cs="Times New Roman"/>
          <w:sz w:val="24"/>
          <w:szCs w:val="24"/>
        </w:rPr>
      </w:pPr>
      <w:ins w:id="534" w:author="Dr KROA" w:date="2024-08-10T13:36:00Z">
        <w:r>
          <w:rPr>
            <w:rFonts w:ascii="Times New Roman" w:hAnsi="Times New Roman" w:cs="Times New Roman"/>
            <w:sz w:val="24"/>
            <w:szCs w:val="24"/>
          </w:rPr>
          <w:t xml:space="preserve">La création et la distribution </w:t>
        </w:r>
      </w:ins>
      <w:r w:rsidR="00213D07" w:rsidRPr="00C42299">
        <w:rPr>
          <w:rFonts w:ascii="Times New Roman" w:hAnsi="Times New Roman" w:cs="Times New Roman"/>
          <w:sz w:val="24"/>
          <w:szCs w:val="24"/>
          <w:rPrChange w:id="535" w:author="Dr KROA" w:date="2024-08-10T13:32:00Z">
            <w:rPr/>
          </w:rPrChange>
        </w:rPr>
        <w:t>de</w:t>
      </w:r>
      <w:del w:id="536" w:author="Dr KROA" w:date="2024-08-10T13:37:00Z">
        <w:r w:rsidR="00213D07" w:rsidRPr="00C42299" w:rsidDel="00C42299">
          <w:rPr>
            <w:rFonts w:ascii="Times New Roman" w:hAnsi="Times New Roman" w:cs="Times New Roman"/>
            <w:sz w:val="24"/>
            <w:szCs w:val="24"/>
            <w:rPrChange w:id="537" w:author="Dr KROA" w:date="2024-08-10T13:32:00Z">
              <w:rPr/>
            </w:rPrChange>
          </w:rPr>
          <w:delText>s</w:delText>
        </w:r>
      </w:del>
      <w:r w:rsidR="00213D07" w:rsidRPr="00C42299">
        <w:rPr>
          <w:rFonts w:ascii="Times New Roman" w:hAnsi="Times New Roman" w:cs="Times New Roman"/>
          <w:sz w:val="24"/>
          <w:szCs w:val="24"/>
          <w:rPrChange w:id="538" w:author="Dr KROA" w:date="2024-08-10T13:32:00Z">
            <w:rPr/>
          </w:rPrChange>
        </w:rPr>
        <w:t xml:space="preserve"> </w:t>
      </w:r>
      <w:ins w:id="539" w:author="Dr KROA" w:date="2024-08-10T13:37:00Z">
        <w:r>
          <w:rPr>
            <w:rFonts w:ascii="Times New Roman" w:hAnsi="Times New Roman" w:cs="Times New Roman"/>
            <w:sz w:val="24"/>
            <w:szCs w:val="24"/>
          </w:rPr>
          <w:t>« </w:t>
        </w:r>
      </w:ins>
      <w:r w:rsidR="00213D07" w:rsidRPr="00C42299">
        <w:rPr>
          <w:rFonts w:ascii="Times New Roman" w:hAnsi="Times New Roman" w:cs="Times New Roman"/>
          <w:sz w:val="24"/>
          <w:szCs w:val="24"/>
          <w:rPrChange w:id="540" w:author="Dr KROA" w:date="2024-08-10T13:32:00Z">
            <w:rPr/>
          </w:rPrChange>
        </w:rPr>
        <w:t xml:space="preserve">messages </w:t>
      </w:r>
      <w:del w:id="541" w:author="Dr KROA" w:date="2024-08-10T13:37:00Z">
        <w:r w:rsidR="00213D07" w:rsidRPr="00C42299" w:rsidDel="00C42299">
          <w:rPr>
            <w:rFonts w:ascii="Times New Roman" w:hAnsi="Times New Roman" w:cs="Times New Roman"/>
            <w:sz w:val="24"/>
            <w:szCs w:val="24"/>
            <w:rPrChange w:id="542" w:author="Dr KROA" w:date="2024-08-10T13:32:00Z">
              <w:rPr/>
            </w:rPrChange>
          </w:rPr>
          <w:delText xml:space="preserve">bien </w:delText>
        </w:r>
      </w:del>
      <w:r w:rsidR="00213D07" w:rsidRPr="00C42299">
        <w:rPr>
          <w:rFonts w:ascii="Times New Roman" w:hAnsi="Times New Roman" w:cs="Times New Roman"/>
          <w:sz w:val="24"/>
          <w:szCs w:val="24"/>
          <w:rPrChange w:id="543" w:author="Dr KROA" w:date="2024-08-10T13:32:00Z">
            <w:rPr/>
          </w:rPrChange>
        </w:rPr>
        <w:t>centralisés</w:t>
      </w:r>
      <w:ins w:id="544" w:author="Dr KROA" w:date="2024-08-10T13:37:00Z">
        <w:r>
          <w:rPr>
            <w:rFonts w:ascii="Times New Roman" w:hAnsi="Times New Roman" w:cs="Times New Roman"/>
            <w:sz w:val="24"/>
            <w:szCs w:val="24"/>
          </w:rPr>
          <w:t> »</w:t>
        </w:r>
      </w:ins>
      <w:r w:rsidR="00213D07" w:rsidRPr="00C42299">
        <w:rPr>
          <w:rFonts w:ascii="Times New Roman" w:hAnsi="Times New Roman" w:cs="Times New Roman"/>
          <w:sz w:val="24"/>
          <w:szCs w:val="24"/>
          <w:rPrChange w:id="545" w:author="Dr KROA" w:date="2024-08-10T13:32:00Z">
            <w:rPr/>
          </w:rPrChange>
        </w:rPr>
        <w:t xml:space="preserve"> </w:t>
      </w:r>
      <w:del w:id="546" w:author="Dr KROA" w:date="2024-08-10T13:37:00Z">
        <w:r w:rsidR="00213D07" w:rsidRPr="00C42299" w:rsidDel="00C42299">
          <w:rPr>
            <w:rFonts w:ascii="Times New Roman" w:hAnsi="Times New Roman" w:cs="Times New Roman"/>
            <w:sz w:val="24"/>
            <w:szCs w:val="24"/>
            <w:rPrChange w:id="547" w:author="Dr KROA" w:date="2024-08-10T13:32:00Z">
              <w:rPr/>
            </w:rPrChange>
          </w:rPr>
          <w:delText xml:space="preserve">qui seront distribués </w:delText>
        </w:r>
      </w:del>
      <w:r w:rsidR="00213D07" w:rsidRPr="00C42299">
        <w:rPr>
          <w:rFonts w:ascii="Times New Roman" w:hAnsi="Times New Roman" w:cs="Times New Roman"/>
          <w:sz w:val="24"/>
          <w:szCs w:val="24"/>
          <w:rPrChange w:id="548" w:author="Dr KROA" w:date="2024-08-10T13:32:00Z">
            <w:rPr/>
          </w:rPrChange>
        </w:rPr>
        <w:t xml:space="preserve">sur les réseaux téléphoniques ; </w:t>
      </w:r>
    </w:p>
    <w:p w14:paraId="33551277" w14:textId="51A6D323" w:rsidR="00C42299" w:rsidRDefault="00213D07" w:rsidP="00C42299">
      <w:pPr>
        <w:pStyle w:val="Paragraphedeliste"/>
        <w:numPr>
          <w:ilvl w:val="0"/>
          <w:numId w:val="13"/>
        </w:numPr>
        <w:tabs>
          <w:tab w:val="left" w:pos="3120"/>
        </w:tabs>
        <w:spacing w:line="360" w:lineRule="auto"/>
        <w:rPr>
          <w:ins w:id="549" w:author="Dr KROA" w:date="2024-08-10T13:38:00Z"/>
          <w:rFonts w:ascii="Times New Roman" w:hAnsi="Times New Roman" w:cs="Times New Roman"/>
          <w:sz w:val="24"/>
          <w:szCs w:val="24"/>
        </w:rPr>
      </w:pPr>
      <w:del w:id="550" w:author="Dr KROA" w:date="2024-08-10T13:39:00Z">
        <w:r w:rsidRPr="00C42299" w:rsidDel="00C42299">
          <w:rPr>
            <w:rFonts w:ascii="Times New Roman" w:hAnsi="Times New Roman" w:cs="Times New Roman"/>
            <w:sz w:val="24"/>
            <w:szCs w:val="24"/>
            <w:rPrChange w:id="551" w:author="Dr KROA" w:date="2024-08-10T13:32:00Z">
              <w:rPr/>
            </w:rPrChange>
          </w:rPr>
          <w:delText>p</w:delText>
        </w:r>
      </w:del>
      <w:ins w:id="552" w:author="Dr KROA" w:date="2024-08-10T13:39:00Z">
        <w:r w:rsidR="00C42299">
          <w:rPr>
            <w:rFonts w:ascii="Times New Roman" w:hAnsi="Times New Roman" w:cs="Times New Roman"/>
            <w:sz w:val="24"/>
            <w:szCs w:val="24"/>
          </w:rPr>
          <w:t>P</w:t>
        </w:r>
      </w:ins>
      <w:r w:rsidRPr="00C42299">
        <w:rPr>
          <w:rFonts w:ascii="Times New Roman" w:hAnsi="Times New Roman" w:cs="Times New Roman"/>
          <w:sz w:val="24"/>
          <w:szCs w:val="24"/>
          <w:rPrChange w:id="553" w:author="Dr KROA" w:date="2024-08-10T13:32:00Z">
            <w:rPr/>
          </w:rPrChange>
        </w:rPr>
        <w:t xml:space="preserve">ublier un blog ; </w:t>
      </w:r>
    </w:p>
    <w:p w14:paraId="178D365C" w14:textId="2F538AE3" w:rsidR="00213D07" w:rsidRPr="00C42299" w:rsidRDefault="00213D07" w:rsidP="00C42299">
      <w:pPr>
        <w:pStyle w:val="Paragraphedeliste"/>
        <w:numPr>
          <w:ilvl w:val="0"/>
          <w:numId w:val="13"/>
        </w:numPr>
        <w:tabs>
          <w:tab w:val="left" w:pos="3120"/>
        </w:tabs>
        <w:spacing w:line="360" w:lineRule="auto"/>
        <w:rPr>
          <w:rFonts w:ascii="Times New Roman" w:hAnsi="Times New Roman" w:cs="Times New Roman"/>
          <w:sz w:val="24"/>
          <w:szCs w:val="24"/>
          <w:rPrChange w:id="554" w:author="Dr KROA" w:date="2024-08-10T13:32:00Z">
            <w:rPr/>
          </w:rPrChange>
        </w:rPr>
        <w:pPrChange w:id="555" w:author="Dr KROA" w:date="2024-08-10T13:32:00Z">
          <w:pPr>
            <w:tabs>
              <w:tab w:val="left" w:pos="3120"/>
            </w:tabs>
            <w:spacing w:line="360" w:lineRule="auto"/>
          </w:pPr>
        </w:pPrChange>
      </w:pPr>
      <w:del w:id="556" w:author="Dr KROA" w:date="2024-08-10T13:39:00Z">
        <w:r w:rsidRPr="00C42299" w:rsidDel="00C42299">
          <w:rPr>
            <w:rFonts w:ascii="Times New Roman" w:hAnsi="Times New Roman" w:cs="Times New Roman"/>
            <w:sz w:val="24"/>
            <w:szCs w:val="24"/>
            <w:rPrChange w:id="557" w:author="Dr KROA" w:date="2024-08-10T13:32:00Z">
              <w:rPr/>
            </w:rPrChange>
          </w:rPr>
          <w:delText>f</w:delText>
        </w:r>
      </w:del>
      <w:ins w:id="558" w:author="Dr KROA" w:date="2024-08-10T13:39:00Z">
        <w:r w:rsidR="00C42299">
          <w:rPr>
            <w:rFonts w:ascii="Times New Roman" w:hAnsi="Times New Roman" w:cs="Times New Roman"/>
            <w:sz w:val="24"/>
            <w:szCs w:val="24"/>
          </w:rPr>
          <w:t>F</w:t>
        </w:r>
      </w:ins>
      <w:r w:rsidRPr="00C42299">
        <w:rPr>
          <w:rFonts w:ascii="Times New Roman" w:hAnsi="Times New Roman" w:cs="Times New Roman"/>
          <w:sz w:val="24"/>
          <w:szCs w:val="24"/>
          <w:rPrChange w:id="559" w:author="Dr KROA" w:date="2024-08-10T13:32:00Z">
            <w:rPr/>
          </w:rPrChange>
        </w:rPr>
        <w:t xml:space="preserve">aire des publicités télévisées </w:t>
      </w:r>
      <w:commentRangeStart w:id="560"/>
      <w:r w:rsidRPr="00C42299">
        <w:rPr>
          <w:rFonts w:ascii="Times New Roman" w:hAnsi="Times New Roman" w:cs="Times New Roman"/>
          <w:sz w:val="24"/>
          <w:szCs w:val="24"/>
          <w:rPrChange w:id="561" w:author="Dr KROA" w:date="2024-08-10T13:32:00Z">
            <w:rPr/>
          </w:rPrChange>
        </w:rPr>
        <w:t>et panneaux</w:t>
      </w:r>
      <w:commentRangeEnd w:id="560"/>
      <w:r w:rsidR="00AD3C53">
        <w:rPr>
          <w:rStyle w:val="Marquedecommentaire"/>
        </w:rPr>
        <w:commentReference w:id="560"/>
      </w:r>
      <w:r w:rsidRPr="00C42299">
        <w:rPr>
          <w:rFonts w:ascii="Times New Roman" w:hAnsi="Times New Roman" w:cs="Times New Roman"/>
          <w:sz w:val="24"/>
          <w:szCs w:val="24"/>
          <w:rPrChange w:id="562" w:author="Dr KROA" w:date="2024-08-10T13:32:00Z">
            <w:rPr/>
          </w:rPrChange>
        </w:rPr>
        <w:t>.</w:t>
      </w:r>
    </w:p>
    <w:p w14:paraId="5E412C58" w14:textId="77777777" w:rsidR="006B74AD" w:rsidRPr="00EB5C21" w:rsidRDefault="006B74AD" w:rsidP="00EB5C21">
      <w:pPr>
        <w:tabs>
          <w:tab w:val="left" w:pos="3120"/>
        </w:tabs>
        <w:spacing w:line="360" w:lineRule="auto"/>
        <w:rPr>
          <w:rFonts w:ascii="Times New Roman" w:hAnsi="Times New Roman" w:cs="Times New Roman"/>
          <w:sz w:val="24"/>
          <w:szCs w:val="24"/>
        </w:rPr>
      </w:pPr>
    </w:p>
    <w:p w14:paraId="1F6B1A73" w14:textId="30F0D81E" w:rsidR="00213D07" w:rsidRPr="00EB5C21" w:rsidDel="00E27B23" w:rsidRDefault="00213D07" w:rsidP="00EB5C21">
      <w:pPr>
        <w:pStyle w:val="Corpsdetexte"/>
        <w:spacing w:line="360" w:lineRule="auto"/>
        <w:rPr>
          <w:del w:id="563" w:author="Dr KROA" w:date="2024-08-10T13:48:00Z"/>
          <w:b/>
          <w:sz w:val="24"/>
          <w:szCs w:val="24"/>
          <w:u w:val="single"/>
        </w:rPr>
      </w:pPr>
      <w:r w:rsidRPr="00EB5C21">
        <w:rPr>
          <w:b/>
          <w:sz w:val="24"/>
          <w:szCs w:val="24"/>
        </w:rPr>
        <w:t xml:space="preserve"> </w:t>
      </w:r>
      <w:r w:rsidRPr="00EB5C21">
        <w:rPr>
          <w:b/>
          <w:sz w:val="24"/>
          <w:szCs w:val="24"/>
          <w:u w:val="single"/>
        </w:rPr>
        <w:t>Présentation de l’offre financière</w:t>
      </w:r>
      <w:ins w:id="564" w:author="Dr KROA" w:date="2024-08-10T13:45:00Z">
        <w:r w:rsidR="00AD3C53">
          <w:rPr>
            <w:b/>
            <w:sz w:val="24"/>
            <w:szCs w:val="24"/>
            <w:u w:val="single"/>
          </w:rPr>
          <w:t xml:space="preserve"> de la solution marketing et communication</w:t>
        </w:r>
      </w:ins>
    </w:p>
    <w:p w14:paraId="6AE27C00" w14:textId="05E03B73" w:rsidR="00213D07" w:rsidRPr="00EB5C21" w:rsidRDefault="00213D07" w:rsidP="00EB5C21">
      <w:pPr>
        <w:pStyle w:val="Corpsdetexte"/>
        <w:spacing w:line="360" w:lineRule="auto"/>
        <w:rPr>
          <w:b/>
          <w:sz w:val="24"/>
          <w:szCs w:val="24"/>
        </w:rPr>
      </w:pP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6"/>
        <w:gridCol w:w="4676"/>
      </w:tblGrid>
      <w:tr w:rsidR="00213D07" w:rsidRPr="00EB5C21" w14:paraId="1695A221" w14:textId="77777777" w:rsidTr="002760A3">
        <w:trPr>
          <w:trHeight w:val="470"/>
        </w:trPr>
        <w:tc>
          <w:tcPr>
            <w:tcW w:w="4676" w:type="dxa"/>
          </w:tcPr>
          <w:p w14:paraId="0DBBFE1F" w14:textId="77777777" w:rsidR="00213D07" w:rsidRPr="00EB5C21" w:rsidRDefault="00213D07" w:rsidP="00EB5C21">
            <w:pPr>
              <w:pStyle w:val="TableParagraph"/>
              <w:spacing w:line="360" w:lineRule="auto"/>
              <w:ind w:left="107"/>
              <w:rPr>
                <w:b/>
                <w:sz w:val="24"/>
                <w:szCs w:val="24"/>
              </w:rPr>
            </w:pPr>
            <w:proofErr w:type="spellStart"/>
            <w:r w:rsidRPr="00EB5C21">
              <w:rPr>
                <w:b/>
                <w:sz w:val="24"/>
                <w:szCs w:val="24"/>
              </w:rPr>
              <w:t>Dépenses</w:t>
            </w:r>
            <w:proofErr w:type="spellEnd"/>
          </w:p>
        </w:tc>
        <w:tc>
          <w:tcPr>
            <w:tcW w:w="4676" w:type="dxa"/>
          </w:tcPr>
          <w:p w14:paraId="001090F4" w14:textId="77777777" w:rsidR="00213D07" w:rsidRPr="00EB5C21" w:rsidRDefault="00213D07" w:rsidP="00EB5C21">
            <w:pPr>
              <w:pStyle w:val="TableParagraph"/>
              <w:spacing w:line="360" w:lineRule="auto"/>
              <w:ind w:left="107"/>
              <w:rPr>
                <w:b/>
                <w:sz w:val="24"/>
                <w:szCs w:val="24"/>
              </w:rPr>
            </w:pPr>
            <w:proofErr w:type="spellStart"/>
            <w:r w:rsidRPr="00EB5C21">
              <w:rPr>
                <w:b/>
                <w:sz w:val="24"/>
                <w:szCs w:val="24"/>
              </w:rPr>
              <w:t>Coût</w:t>
            </w:r>
            <w:proofErr w:type="spellEnd"/>
            <w:r w:rsidRPr="00EB5C21">
              <w:rPr>
                <w:b/>
                <w:spacing w:val="-1"/>
                <w:sz w:val="24"/>
                <w:szCs w:val="24"/>
              </w:rPr>
              <w:t xml:space="preserve"> </w:t>
            </w:r>
            <w:proofErr w:type="spellStart"/>
            <w:r w:rsidRPr="00EB5C21">
              <w:rPr>
                <w:b/>
                <w:sz w:val="24"/>
                <w:szCs w:val="24"/>
              </w:rPr>
              <w:t>estimé</w:t>
            </w:r>
            <w:proofErr w:type="spellEnd"/>
          </w:p>
        </w:tc>
      </w:tr>
      <w:tr w:rsidR="00213D07" w:rsidRPr="00EB5C21" w14:paraId="0A55068A" w14:textId="77777777" w:rsidTr="002760A3">
        <w:trPr>
          <w:trHeight w:val="486"/>
        </w:trPr>
        <w:tc>
          <w:tcPr>
            <w:tcW w:w="4676" w:type="dxa"/>
          </w:tcPr>
          <w:p w14:paraId="05799C64"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Logiciel</w:t>
            </w:r>
            <w:proofErr w:type="spellEnd"/>
          </w:p>
        </w:tc>
        <w:tc>
          <w:tcPr>
            <w:tcW w:w="4676" w:type="dxa"/>
          </w:tcPr>
          <w:p w14:paraId="257165A4" w14:textId="77777777" w:rsidR="00213D07" w:rsidRPr="00EB5C21" w:rsidRDefault="00213D07" w:rsidP="00EB5C21">
            <w:pPr>
              <w:pStyle w:val="TableParagraph"/>
              <w:spacing w:line="360" w:lineRule="auto"/>
              <w:rPr>
                <w:sz w:val="24"/>
                <w:szCs w:val="24"/>
              </w:rPr>
            </w:pPr>
            <w:r w:rsidRPr="00EB5C21">
              <w:rPr>
                <w:sz w:val="24"/>
                <w:szCs w:val="24"/>
              </w:rPr>
              <w:t>500. 000 F</w:t>
            </w:r>
          </w:p>
        </w:tc>
      </w:tr>
      <w:tr w:rsidR="00213D07" w:rsidRPr="00EB5C21" w14:paraId="08F4F4AA" w14:textId="77777777" w:rsidTr="002760A3">
        <w:trPr>
          <w:trHeight w:val="486"/>
        </w:trPr>
        <w:tc>
          <w:tcPr>
            <w:tcW w:w="4676" w:type="dxa"/>
          </w:tcPr>
          <w:p w14:paraId="7AE881BE"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Événementiel</w:t>
            </w:r>
            <w:proofErr w:type="spellEnd"/>
          </w:p>
        </w:tc>
        <w:tc>
          <w:tcPr>
            <w:tcW w:w="4676" w:type="dxa"/>
          </w:tcPr>
          <w:p w14:paraId="44C65D45" w14:textId="77777777" w:rsidR="00213D07" w:rsidRPr="00EB5C21" w:rsidRDefault="00213D07" w:rsidP="00EB5C21">
            <w:pPr>
              <w:pStyle w:val="TableParagraph"/>
              <w:spacing w:line="360" w:lineRule="auto"/>
              <w:rPr>
                <w:sz w:val="24"/>
                <w:szCs w:val="24"/>
              </w:rPr>
            </w:pPr>
            <w:r w:rsidRPr="00EB5C21">
              <w:rPr>
                <w:sz w:val="24"/>
                <w:szCs w:val="24"/>
              </w:rPr>
              <w:t>500.000 F</w:t>
            </w:r>
          </w:p>
        </w:tc>
      </w:tr>
      <w:tr w:rsidR="00213D07" w:rsidRPr="00EB5C21" w14:paraId="598D6EF0" w14:textId="77777777" w:rsidTr="002760A3">
        <w:trPr>
          <w:trHeight w:val="486"/>
        </w:trPr>
        <w:tc>
          <w:tcPr>
            <w:tcW w:w="4676" w:type="dxa"/>
          </w:tcPr>
          <w:p w14:paraId="385AD402" w14:textId="77777777" w:rsidR="00213D07" w:rsidRPr="00EB5C21" w:rsidRDefault="00213D07" w:rsidP="00EB5C21">
            <w:pPr>
              <w:pStyle w:val="TableParagraph"/>
              <w:spacing w:line="360" w:lineRule="auto"/>
              <w:ind w:left="107"/>
              <w:rPr>
                <w:sz w:val="24"/>
                <w:szCs w:val="24"/>
              </w:rPr>
            </w:pPr>
            <w:r w:rsidRPr="00EB5C21">
              <w:rPr>
                <w:sz w:val="24"/>
                <w:szCs w:val="24"/>
              </w:rPr>
              <w:t>Marketing</w:t>
            </w:r>
            <w:r w:rsidRPr="00EB5C21">
              <w:rPr>
                <w:spacing w:val="-5"/>
                <w:sz w:val="24"/>
                <w:szCs w:val="24"/>
              </w:rPr>
              <w:t xml:space="preserve"> </w:t>
            </w:r>
            <w:proofErr w:type="spellStart"/>
            <w:r w:rsidRPr="00EB5C21">
              <w:rPr>
                <w:sz w:val="24"/>
                <w:szCs w:val="24"/>
              </w:rPr>
              <w:t>en</w:t>
            </w:r>
            <w:proofErr w:type="spellEnd"/>
            <w:r w:rsidRPr="00EB5C21">
              <w:rPr>
                <w:spacing w:val="-1"/>
                <w:sz w:val="24"/>
                <w:szCs w:val="24"/>
              </w:rPr>
              <w:t xml:space="preserve"> </w:t>
            </w:r>
            <w:proofErr w:type="spellStart"/>
            <w:r w:rsidRPr="00EB5C21">
              <w:rPr>
                <w:sz w:val="24"/>
                <w:szCs w:val="24"/>
              </w:rPr>
              <w:t>ligne</w:t>
            </w:r>
            <w:proofErr w:type="spellEnd"/>
          </w:p>
        </w:tc>
        <w:tc>
          <w:tcPr>
            <w:tcW w:w="4676" w:type="dxa"/>
          </w:tcPr>
          <w:p w14:paraId="0F8417B0" w14:textId="77777777" w:rsidR="00213D07" w:rsidRPr="00EB5C21" w:rsidRDefault="00213D07" w:rsidP="00EB5C21">
            <w:pPr>
              <w:pStyle w:val="TableParagraph"/>
              <w:spacing w:line="360" w:lineRule="auto"/>
              <w:rPr>
                <w:sz w:val="24"/>
                <w:szCs w:val="24"/>
              </w:rPr>
            </w:pPr>
            <w:r w:rsidRPr="00EB5C21">
              <w:rPr>
                <w:sz w:val="24"/>
                <w:szCs w:val="24"/>
              </w:rPr>
              <w:t xml:space="preserve"> 450.000 F</w:t>
            </w:r>
          </w:p>
        </w:tc>
      </w:tr>
      <w:tr w:rsidR="00213D07" w:rsidRPr="00EB5C21" w14:paraId="24A76518" w14:textId="77777777" w:rsidTr="002760A3">
        <w:trPr>
          <w:trHeight w:val="484"/>
        </w:trPr>
        <w:tc>
          <w:tcPr>
            <w:tcW w:w="4676" w:type="dxa"/>
          </w:tcPr>
          <w:p w14:paraId="21E5C947"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Contenu</w:t>
            </w:r>
            <w:proofErr w:type="spellEnd"/>
            <w:r w:rsidRPr="00EB5C21">
              <w:rPr>
                <w:spacing w:val="-1"/>
                <w:sz w:val="24"/>
                <w:szCs w:val="24"/>
              </w:rPr>
              <w:t xml:space="preserve"> </w:t>
            </w:r>
            <w:r w:rsidRPr="00EB5C21">
              <w:rPr>
                <w:sz w:val="24"/>
                <w:szCs w:val="24"/>
              </w:rPr>
              <w:t>marketing</w:t>
            </w:r>
          </w:p>
        </w:tc>
        <w:tc>
          <w:tcPr>
            <w:tcW w:w="4676" w:type="dxa"/>
          </w:tcPr>
          <w:p w14:paraId="07676557" w14:textId="77777777" w:rsidR="00213D07" w:rsidRPr="00EB5C21" w:rsidRDefault="00213D07" w:rsidP="00EB5C21">
            <w:pPr>
              <w:pStyle w:val="TableParagraph"/>
              <w:spacing w:line="360" w:lineRule="auto"/>
              <w:rPr>
                <w:sz w:val="24"/>
                <w:szCs w:val="24"/>
              </w:rPr>
            </w:pPr>
            <w:r w:rsidRPr="00EB5C21">
              <w:rPr>
                <w:sz w:val="24"/>
                <w:szCs w:val="24"/>
              </w:rPr>
              <w:t>500.000 F</w:t>
            </w:r>
          </w:p>
        </w:tc>
      </w:tr>
      <w:tr w:rsidR="00213D07" w:rsidRPr="00EB5C21" w14:paraId="06FC31AF" w14:textId="77777777" w:rsidTr="002760A3">
        <w:trPr>
          <w:trHeight w:val="486"/>
        </w:trPr>
        <w:tc>
          <w:tcPr>
            <w:tcW w:w="4676" w:type="dxa"/>
          </w:tcPr>
          <w:p w14:paraId="44DDFCD2" w14:textId="77777777" w:rsidR="00213D07" w:rsidRPr="00EB5C21" w:rsidRDefault="00213D07" w:rsidP="00EB5C21">
            <w:pPr>
              <w:pStyle w:val="TableParagraph"/>
              <w:spacing w:line="360" w:lineRule="auto"/>
              <w:ind w:left="107"/>
              <w:rPr>
                <w:sz w:val="24"/>
                <w:szCs w:val="24"/>
              </w:rPr>
            </w:pPr>
            <w:r w:rsidRPr="00EB5C21">
              <w:rPr>
                <w:sz w:val="24"/>
                <w:szCs w:val="24"/>
              </w:rPr>
              <w:t>PPC</w:t>
            </w:r>
          </w:p>
        </w:tc>
        <w:tc>
          <w:tcPr>
            <w:tcW w:w="4676" w:type="dxa"/>
          </w:tcPr>
          <w:p w14:paraId="1338D97C" w14:textId="77777777" w:rsidR="00213D07" w:rsidRPr="00EB5C21" w:rsidRDefault="00213D07" w:rsidP="00EB5C21">
            <w:pPr>
              <w:pStyle w:val="TableParagraph"/>
              <w:spacing w:line="360" w:lineRule="auto"/>
              <w:rPr>
                <w:sz w:val="24"/>
                <w:szCs w:val="24"/>
              </w:rPr>
            </w:pPr>
            <w:r w:rsidRPr="00EB5C21">
              <w:rPr>
                <w:sz w:val="24"/>
                <w:szCs w:val="24"/>
              </w:rPr>
              <w:t>250.000 F</w:t>
            </w:r>
          </w:p>
        </w:tc>
      </w:tr>
      <w:tr w:rsidR="00213D07" w:rsidRPr="00EB5C21" w14:paraId="04CCC5C4" w14:textId="77777777" w:rsidTr="002760A3">
        <w:trPr>
          <w:trHeight w:val="486"/>
        </w:trPr>
        <w:tc>
          <w:tcPr>
            <w:tcW w:w="4676" w:type="dxa"/>
          </w:tcPr>
          <w:p w14:paraId="140AAC91"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Campagnes</w:t>
            </w:r>
            <w:proofErr w:type="spellEnd"/>
            <w:r w:rsidRPr="00EB5C21">
              <w:rPr>
                <w:spacing w:val="-2"/>
                <w:sz w:val="24"/>
                <w:szCs w:val="24"/>
              </w:rPr>
              <w:t xml:space="preserve"> </w:t>
            </w:r>
            <w:r w:rsidRPr="00EB5C21">
              <w:rPr>
                <w:sz w:val="24"/>
                <w:szCs w:val="24"/>
              </w:rPr>
              <w:t>email</w:t>
            </w:r>
          </w:p>
        </w:tc>
        <w:tc>
          <w:tcPr>
            <w:tcW w:w="4676" w:type="dxa"/>
          </w:tcPr>
          <w:p w14:paraId="788AEDAC" w14:textId="77777777" w:rsidR="00213D07" w:rsidRPr="00EB5C21" w:rsidRDefault="00213D07" w:rsidP="00EB5C21">
            <w:pPr>
              <w:pStyle w:val="TableParagraph"/>
              <w:spacing w:line="360" w:lineRule="auto"/>
              <w:rPr>
                <w:sz w:val="24"/>
                <w:szCs w:val="24"/>
              </w:rPr>
            </w:pPr>
            <w:r w:rsidRPr="00EB5C21">
              <w:rPr>
                <w:sz w:val="24"/>
                <w:szCs w:val="24"/>
              </w:rPr>
              <w:t xml:space="preserve"> 150.000 F</w:t>
            </w:r>
          </w:p>
        </w:tc>
      </w:tr>
      <w:tr w:rsidR="00213D07" w:rsidRPr="00EB5C21" w14:paraId="14211DC6" w14:textId="77777777" w:rsidTr="002760A3">
        <w:trPr>
          <w:trHeight w:val="486"/>
        </w:trPr>
        <w:tc>
          <w:tcPr>
            <w:tcW w:w="4676" w:type="dxa"/>
          </w:tcPr>
          <w:p w14:paraId="3ECBA16E"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Campagnes</w:t>
            </w:r>
            <w:proofErr w:type="spellEnd"/>
            <w:r w:rsidRPr="00EB5C21">
              <w:rPr>
                <w:spacing w:val="-1"/>
                <w:sz w:val="24"/>
                <w:szCs w:val="24"/>
              </w:rPr>
              <w:t xml:space="preserve"> </w:t>
            </w:r>
            <w:r w:rsidRPr="00EB5C21">
              <w:rPr>
                <w:sz w:val="24"/>
                <w:szCs w:val="24"/>
              </w:rPr>
              <w:t>sur</w:t>
            </w:r>
            <w:r w:rsidRPr="00EB5C21">
              <w:rPr>
                <w:spacing w:val="-2"/>
                <w:sz w:val="24"/>
                <w:szCs w:val="24"/>
              </w:rPr>
              <w:t xml:space="preserve"> </w:t>
            </w:r>
            <w:r w:rsidRPr="00EB5C21">
              <w:rPr>
                <w:sz w:val="24"/>
                <w:szCs w:val="24"/>
              </w:rPr>
              <w:t>réseaux</w:t>
            </w:r>
            <w:r w:rsidRPr="00EB5C21">
              <w:rPr>
                <w:spacing w:val="-2"/>
                <w:sz w:val="24"/>
                <w:szCs w:val="24"/>
              </w:rPr>
              <w:t xml:space="preserve"> </w:t>
            </w:r>
            <w:proofErr w:type="spellStart"/>
            <w:r w:rsidRPr="00EB5C21">
              <w:rPr>
                <w:sz w:val="24"/>
                <w:szCs w:val="24"/>
              </w:rPr>
              <w:t>sociaux</w:t>
            </w:r>
            <w:proofErr w:type="spellEnd"/>
          </w:p>
        </w:tc>
        <w:tc>
          <w:tcPr>
            <w:tcW w:w="4676" w:type="dxa"/>
          </w:tcPr>
          <w:p w14:paraId="24FCDFC4" w14:textId="77777777" w:rsidR="00213D07" w:rsidRPr="00EB5C21" w:rsidRDefault="00213D07" w:rsidP="00EB5C21">
            <w:pPr>
              <w:pStyle w:val="TableParagraph"/>
              <w:spacing w:line="360" w:lineRule="auto"/>
              <w:rPr>
                <w:sz w:val="24"/>
                <w:szCs w:val="24"/>
              </w:rPr>
            </w:pPr>
            <w:r w:rsidRPr="00EB5C21">
              <w:rPr>
                <w:sz w:val="24"/>
                <w:szCs w:val="24"/>
              </w:rPr>
              <w:t>500.000 F</w:t>
            </w:r>
          </w:p>
        </w:tc>
      </w:tr>
      <w:tr w:rsidR="00213D07" w:rsidRPr="00EB5C21" w14:paraId="7E5E6DE5" w14:textId="77777777" w:rsidTr="002760A3">
        <w:trPr>
          <w:trHeight w:val="486"/>
        </w:trPr>
        <w:tc>
          <w:tcPr>
            <w:tcW w:w="4676" w:type="dxa"/>
          </w:tcPr>
          <w:p w14:paraId="557FF7EA" w14:textId="77777777" w:rsidR="00213D07" w:rsidRPr="00EB5C21" w:rsidRDefault="00213D07" w:rsidP="00EB5C21">
            <w:pPr>
              <w:pStyle w:val="TableParagraph"/>
              <w:spacing w:line="360" w:lineRule="auto"/>
              <w:ind w:left="107"/>
              <w:rPr>
                <w:sz w:val="24"/>
                <w:szCs w:val="24"/>
              </w:rPr>
            </w:pPr>
            <w:r w:rsidRPr="00EB5C21">
              <w:rPr>
                <w:sz w:val="24"/>
                <w:szCs w:val="24"/>
              </w:rPr>
              <w:lastRenderedPageBreak/>
              <w:t>Affiches</w:t>
            </w:r>
            <w:r w:rsidRPr="00EB5C21">
              <w:rPr>
                <w:spacing w:val="-5"/>
                <w:sz w:val="24"/>
                <w:szCs w:val="24"/>
              </w:rPr>
              <w:t xml:space="preserve"> </w:t>
            </w:r>
            <w:proofErr w:type="spellStart"/>
            <w:r w:rsidRPr="00EB5C21">
              <w:rPr>
                <w:sz w:val="24"/>
                <w:szCs w:val="24"/>
              </w:rPr>
              <w:t>publicitaires</w:t>
            </w:r>
            <w:proofErr w:type="spellEnd"/>
          </w:p>
        </w:tc>
        <w:tc>
          <w:tcPr>
            <w:tcW w:w="4676" w:type="dxa"/>
          </w:tcPr>
          <w:p w14:paraId="2956B4AF" w14:textId="77777777" w:rsidR="00213D07" w:rsidRPr="00EB5C21" w:rsidRDefault="00213D07" w:rsidP="00EB5C21">
            <w:pPr>
              <w:pStyle w:val="TableParagraph"/>
              <w:spacing w:line="360" w:lineRule="auto"/>
              <w:rPr>
                <w:sz w:val="24"/>
                <w:szCs w:val="24"/>
              </w:rPr>
            </w:pPr>
            <w:r w:rsidRPr="00EB5C21">
              <w:rPr>
                <w:sz w:val="24"/>
                <w:szCs w:val="24"/>
              </w:rPr>
              <w:t>250.000 F</w:t>
            </w:r>
          </w:p>
        </w:tc>
      </w:tr>
      <w:tr w:rsidR="00213D07" w:rsidRPr="00EB5C21" w14:paraId="5CD576CA" w14:textId="77777777" w:rsidTr="002760A3">
        <w:trPr>
          <w:trHeight w:val="486"/>
        </w:trPr>
        <w:tc>
          <w:tcPr>
            <w:tcW w:w="4676" w:type="dxa"/>
          </w:tcPr>
          <w:p w14:paraId="07AADF9C"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Campagnes</w:t>
            </w:r>
            <w:proofErr w:type="spellEnd"/>
            <w:r w:rsidRPr="00EB5C21">
              <w:rPr>
                <w:spacing w:val="-2"/>
                <w:sz w:val="24"/>
                <w:szCs w:val="24"/>
              </w:rPr>
              <w:t xml:space="preserve"> </w:t>
            </w:r>
            <w:r w:rsidRPr="00EB5C21">
              <w:rPr>
                <w:sz w:val="24"/>
                <w:szCs w:val="24"/>
              </w:rPr>
              <w:t>de</w:t>
            </w:r>
            <w:r w:rsidRPr="00EB5C21">
              <w:rPr>
                <w:spacing w:val="-1"/>
                <w:sz w:val="24"/>
                <w:szCs w:val="24"/>
              </w:rPr>
              <w:t xml:space="preserve"> </w:t>
            </w:r>
            <w:proofErr w:type="spellStart"/>
            <w:r w:rsidRPr="00EB5C21">
              <w:rPr>
                <w:sz w:val="24"/>
                <w:szCs w:val="24"/>
              </w:rPr>
              <w:t>presse</w:t>
            </w:r>
            <w:proofErr w:type="spellEnd"/>
          </w:p>
        </w:tc>
        <w:tc>
          <w:tcPr>
            <w:tcW w:w="4676" w:type="dxa"/>
          </w:tcPr>
          <w:p w14:paraId="41510910" w14:textId="77777777" w:rsidR="00213D07" w:rsidRPr="00EB5C21" w:rsidRDefault="00213D07" w:rsidP="00EB5C21">
            <w:pPr>
              <w:pStyle w:val="TableParagraph"/>
              <w:spacing w:line="360" w:lineRule="auto"/>
              <w:rPr>
                <w:sz w:val="24"/>
                <w:szCs w:val="24"/>
              </w:rPr>
            </w:pPr>
            <w:r w:rsidRPr="00EB5C21">
              <w:rPr>
                <w:sz w:val="24"/>
                <w:szCs w:val="24"/>
              </w:rPr>
              <w:t>250.000 F</w:t>
            </w:r>
          </w:p>
        </w:tc>
      </w:tr>
      <w:tr w:rsidR="00213D07" w:rsidRPr="00EB5C21" w14:paraId="3D7A555A" w14:textId="77777777" w:rsidTr="002760A3">
        <w:trPr>
          <w:trHeight w:val="486"/>
        </w:trPr>
        <w:tc>
          <w:tcPr>
            <w:tcW w:w="4676" w:type="dxa"/>
          </w:tcPr>
          <w:p w14:paraId="043B0445" w14:textId="77777777" w:rsidR="00213D07" w:rsidRPr="00EB5C21" w:rsidRDefault="00213D07" w:rsidP="00EB5C21">
            <w:pPr>
              <w:pStyle w:val="TableParagraph"/>
              <w:spacing w:line="360" w:lineRule="auto"/>
              <w:ind w:left="107"/>
              <w:rPr>
                <w:sz w:val="24"/>
                <w:szCs w:val="24"/>
              </w:rPr>
            </w:pPr>
            <w:r w:rsidRPr="00EB5C21">
              <w:rPr>
                <w:sz w:val="24"/>
                <w:szCs w:val="24"/>
              </w:rPr>
              <w:t>Sponsors</w:t>
            </w:r>
          </w:p>
        </w:tc>
        <w:tc>
          <w:tcPr>
            <w:tcW w:w="4676" w:type="dxa"/>
          </w:tcPr>
          <w:p w14:paraId="671F7938" w14:textId="77777777" w:rsidR="00213D07" w:rsidRPr="00EB5C21" w:rsidRDefault="00213D07" w:rsidP="00EB5C21">
            <w:pPr>
              <w:pStyle w:val="TableParagraph"/>
              <w:spacing w:line="360" w:lineRule="auto"/>
              <w:rPr>
                <w:sz w:val="24"/>
                <w:szCs w:val="24"/>
              </w:rPr>
            </w:pPr>
            <w:r w:rsidRPr="00EB5C21">
              <w:rPr>
                <w:sz w:val="24"/>
                <w:szCs w:val="24"/>
              </w:rPr>
              <w:t>500.000 F</w:t>
            </w:r>
          </w:p>
        </w:tc>
      </w:tr>
      <w:tr w:rsidR="00213D07" w:rsidRPr="00EB5C21" w14:paraId="4538CFFB" w14:textId="77777777" w:rsidTr="002760A3">
        <w:trPr>
          <w:trHeight w:val="487"/>
        </w:trPr>
        <w:tc>
          <w:tcPr>
            <w:tcW w:w="4676" w:type="dxa"/>
          </w:tcPr>
          <w:p w14:paraId="192928C7" w14:textId="77777777" w:rsidR="00213D07" w:rsidRPr="00EB5C21" w:rsidRDefault="00213D07" w:rsidP="00EB5C21">
            <w:pPr>
              <w:pStyle w:val="TableParagraph"/>
              <w:spacing w:line="360" w:lineRule="auto"/>
              <w:ind w:left="107"/>
              <w:rPr>
                <w:sz w:val="24"/>
                <w:szCs w:val="24"/>
              </w:rPr>
            </w:pPr>
            <w:proofErr w:type="spellStart"/>
            <w:r w:rsidRPr="00EB5C21">
              <w:rPr>
                <w:sz w:val="24"/>
                <w:szCs w:val="24"/>
              </w:rPr>
              <w:t>Publipostages</w:t>
            </w:r>
            <w:proofErr w:type="spellEnd"/>
            <w:r w:rsidRPr="00EB5C21">
              <w:rPr>
                <w:spacing w:val="-3"/>
                <w:sz w:val="24"/>
                <w:szCs w:val="24"/>
              </w:rPr>
              <w:t xml:space="preserve"> </w:t>
            </w:r>
            <w:r w:rsidRPr="00EB5C21">
              <w:rPr>
                <w:sz w:val="24"/>
                <w:szCs w:val="24"/>
              </w:rPr>
              <w:t>et</w:t>
            </w:r>
            <w:r w:rsidRPr="00EB5C21">
              <w:rPr>
                <w:spacing w:val="-1"/>
                <w:sz w:val="24"/>
                <w:szCs w:val="24"/>
              </w:rPr>
              <w:t xml:space="preserve"> </w:t>
            </w:r>
            <w:proofErr w:type="spellStart"/>
            <w:r w:rsidRPr="00EB5C21">
              <w:rPr>
                <w:sz w:val="24"/>
                <w:szCs w:val="24"/>
              </w:rPr>
              <w:t>imprimés</w:t>
            </w:r>
            <w:proofErr w:type="spellEnd"/>
          </w:p>
        </w:tc>
        <w:tc>
          <w:tcPr>
            <w:tcW w:w="4676" w:type="dxa"/>
          </w:tcPr>
          <w:p w14:paraId="5B0E0DEB" w14:textId="77777777" w:rsidR="00213D07" w:rsidRPr="00EB5C21" w:rsidRDefault="00213D07" w:rsidP="00EB5C21">
            <w:pPr>
              <w:pStyle w:val="TableParagraph"/>
              <w:spacing w:line="360" w:lineRule="auto"/>
              <w:rPr>
                <w:sz w:val="24"/>
                <w:szCs w:val="24"/>
              </w:rPr>
            </w:pPr>
            <w:r w:rsidRPr="00EB5C21">
              <w:rPr>
                <w:sz w:val="24"/>
                <w:szCs w:val="24"/>
              </w:rPr>
              <w:t>150 0000 F</w:t>
            </w:r>
          </w:p>
        </w:tc>
      </w:tr>
      <w:tr w:rsidR="00213D07" w:rsidRPr="00EB5C21" w14:paraId="3EB97E45" w14:textId="77777777" w:rsidTr="002760A3">
        <w:trPr>
          <w:trHeight w:val="486"/>
        </w:trPr>
        <w:tc>
          <w:tcPr>
            <w:tcW w:w="4676" w:type="dxa"/>
          </w:tcPr>
          <w:p w14:paraId="2F8FA155" w14:textId="77777777" w:rsidR="00213D07" w:rsidRPr="00EB5C21" w:rsidRDefault="00213D07" w:rsidP="00EB5C21">
            <w:pPr>
              <w:pStyle w:val="TableParagraph"/>
              <w:spacing w:line="360" w:lineRule="auto"/>
              <w:ind w:left="107"/>
              <w:rPr>
                <w:b/>
                <w:sz w:val="24"/>
                <w:szCs w:val="24"/>
              </w:rPr>
            </w:pPr>
            <w:r w:rsidRPr="00EB5C21">
              <w:rPr>
                <w:b/>
                <w:sz w:val="24"/>
                <w:szCs w:val="24"/>
              </w:rPr>
              <w:t>Total</w:t>
            </w:r>
          </w:p>
        </w:tc>
        <w:tc>
          <w:tcPr>
            <w:tcW w:w="4676" w:type="dxa"/>
          </w:tcPr>
          <w:p w14:paraId="342D08DB" w14:textId="77777777" w:rsidR="00213D07" w:rsidRPr="00EB5C21" w:rsidRDefault="00213D07" w:rsidP="00EB5C21">
            <w:pPr>
              <w:pStyle w:val="TableParagraph"/>
              <w:spacing w:line="360" w:lineRule="auto"/>
              <w:rPr>
                <w:sz w:val="24"/>
                <w:szCs w:val="24"/>
              </w:rPr>
            </w:pPr>
            <w:r w:rsidRPr="00EB5C21">
              <w:rPr>
                <w:sz w:val="24"/>
                <w:szCs w:val="24"/>
              </w:rPr>
              <w:t>4.000 0000F</w:t>
            </w:r>
          </w:p>
        </w:tc>
      </w:tr>
    </w:tbl>
    <w:p w14:paraId="6D2DE632" w14:textId="77777777" w:rsidR="00213D07" w:rsidRPr="00EB5C21" w:rsidRDefault="00213D07" w:rsidP="00EB5C21">
      <w:pPr>
        <w:pStyle w:val="Titre1"/>
        <w:tabs>
          <w:tab w:val="left" w:pos="7513"/>
        </w:tabs>
        <w:spacing w:before="88" w:line="360" w:lineRule="auto"/>
        <w:ind w:left="100"/>
        <w:rPr>
          <w:color w:val="4F81BC"/>
          <w:sz w:val="24"/>
          <w:szCs w:val="24"/>
        </w:rPr>
      </w:pPr>
    </w:p>
    <w:p w14:paraId="46C383A9" w14:textId="77777777" w:rsidR="006B74AD" w:rsidRPr="00EB5C21" w:rsidRDefault="006B74AD" w:rsidP="00EB5C21">
      <w:pPr>
        <w:pStyle w:val="Paragraphedeliste"/>
        <w:spacing w:after="0" w:line="360" w:lineRule="auto"/>
        <w:ind w:left="1080"/>
        <w:jc w:val="both"/>
        <w:rPr>
          <w:rFonts w:ascii="Book Antiqua" w:hAnsi="Book Antiqua" w:cs="Times New Roman"/>
          <w:b/>
          <w:bCs/>
          <w:sz w:val="24"/>
          <w:szCs w:val="24"/>
        </w:rPr>
      </w:pPr>
    </w:p>
    <w:p w14:paraId="14E4F0CC" w14:textId="14A4D406" w:rsidR="00213D07" w:rsidRPr="005543D2" w:rsidRDefault="005543D2" w:rsidP="00EB5C21">
      <w:pPr>
        <w:pStyle w:val="Paragraphedeliste"/>
        <w:spacing w:after="0" w:line="360" w:lineRule="auto"/>
        <w:ind w:left="0"/>
        <w:jc w:val="center"/>
        <w:rPr>
          <w:rFonts w:ascii="Times New Roman" w:hAnsi="Times New Roman" w:cs="Times New Roman"/>
          <w:b/>
          <w:bCs/>
          <w:sz w:val="24"/>
          <w:szCs w:val="24"/>
          <w:u w:val="single"/>
        </w:rPr>
      </w:pPr>
      <w:commentRangeStart w:id="565"/>
      <w:r w:rsidRPr="005543D2">
        <w:rPr>
          <w:rFonts w:ascii="Times New Roman" w:hAnsi="Times New Roman" w:cs="Times New Roman"/>
          <w:b/>
          <w:bCs/>
          <w:sz w:val="24"/>
          <w:szCs w:val="24"/>
          <w:u w:val="single"/>
        </w:rPr>
        <w:t>IV</w:t>
      </w:r>
      <w:commentRangeEnd w:id="565"/>
      <w:r w:rsidR="00AD3C53">
        <w:rPr>
          <w:rStyle w:val="Marquedecommentaire"/>
        </w:rPr>
        <w:commentReference w:id="565"/>
      </w:r>
      <w:r w:rsidRPr="005543D2">
        <w:rPr>
          <w:rFonts w:ascii="Times New Roman" w:hAnsi="Times New Roman" w:cs="Times New Roman"/>
          <w:b/>
          <w:bCs/>
          <w:sz w:val="24"/>
          <w:szCs w:val="24"/>
          <w:u w:val="single"/>
        </w:rPr>
        <w:t xml:space="preserve">- </w:t>
      </w:r>
      <w:r w:rsidR="00213D07" w:rsidRPr="005543D2">
        <w:rPr>
          <w:rFonts w:ascii="Times New Roman" w:hAnsi="Times New Roman" w:cs="Times New Roman"/>
          <w:b/>
          <w:bCs/>
          <w:sz w:val="24"/>
          <w:szCs w:val="24"/>
          <w:u w:val="single"/>
        </w:rPr>
        <w:t>TRAVAUX REALISES</w:t>
      </w:r>
    </w:p>
    <w:p w14:paraId="4656C96B" w14:textId="77777777" w:rsidR="006B74AD" w:rsidRPr="005543D2" w:rsidRDefault="006B74AD" w:rsidP="00EB5C21">
      <w:pPr>
        <w:pStyle w:val="Paragraphedeliste"/>
        <w:spacing w:after="0" w:line="360" w:lineRule="auto"/>
        <w:ind w:left="1080"/>
        <w:jc w:val="center"/>
        <w:rPr>
          <w:rFonts w:ascii="Times New Roman" w:hAnsi="Times New Roman" w:cs="Times New Roman"/>
          <w:b/>
          <w:bCs/>
          <w:sz w:val="24"/>
          <w:szCs w:val="24"/>
          <w:u w:val="single"/>
        </w:rPr>
      </w:pPr>
    </w:p>
    <w:p w14:paraId="2DF6737D" w14:textId="0903726D" w:rsidR="00BE1BD7" w:rsidRPr="00EB5C21" w:rsidRDefault="00213D07" w:rsidP="00EB5C21">
      <w:pPr>
        <w:spacing w:line="360" w:lineRule="auto"/>
        <w:jc w:val="center"/>
        <w:rPr>
          <w:rFonts w:ascii="Times New Roman" w:hAnsi="Times New Roman" w:cs="Times New Roman"/>
          <w:sz w:val="24"/>
          <w:szCs w:val="24"/>
        </w:rPr>
      </w:pPr>
      <w:r w:rsidRPr="005543D2">
        <w:rPr>
          <w:rFonts w:ascii="Times New Roman" w:hAnsi="Times New Roman" w:cs="Times New Roman"/>
          <w:bCs/>
          <w:sz w:val="24"/>
          <w:szCs w:val="24"/>
        </w:rPr>
        <w:t>IV.1</w:t>
      </w:r>
      <w:r w:rsidRPr="005543D2">
        <w:rPr>
          <w:rFonts w:ascii="Times New Roman" w:hAnsi="Times New Roman" w:cs="Times New Roman"/>
          <w:b/>
          <w:sz w:val="24"/>
          <w:szCs w:val="24"/>
        </w:rPr>
        <w:t>. Matrice d’activités</w:t>
      </w:r>
      <w:r w:rsidR="00532EC0" w:rsidRPr="005543D2">
        <w:rPr>
          <w:rFonts w:ascii="Times New Roman" w:hAnsi="Times New Roman" w:cs="Times New Roman"/>
          <w:b/>
          <w:sz w:val="24"/>
          <w:szCs w:val="24"/>
        </w:rPr>
        <w:t xml:space="preserve"> </w:t>
      </w:r>
      <w:del w:id="566" w:author="Dr KROA" w:date="2024-08-10T13:47:00Z">
        <w:r w:rsidR="00532EC0" w:rsidRPr="005543D2" w:rsidDel="00AD3C53">
          <w:rPr>
            <w:rFonts w:ascii="Times New Roman" w:hAnsi="Times New Roman" w:cs="Times New Roman"/>
            <w:b/>
            <w:sz w:val="24"/>
            <w:szCs w:val="24"/>
          </w:rPr>
          <w:delText>ci-dessous</w:delText>
        </w:r>
        <w:r w:rsidR="00532EC0" w:rsidRPr="00EB5C21" w:rsidDel="00AD3C53">
          <w:rPr>
            <w:rFonts w:ascii="Book Antiqua" w:hAnsi="Book Antiqua" w:cs="Times New Roman"/>
            <w:b/>
            <w:sz w:val="24"/>
            <w:szCs w:val="24"/>
          </w:rPr>
          <w:delText xml:space="preserve"> </w:delText>
        </w:r>
      </w:del>
      <w:r w:rsidR="008D0425" w:rsidRPr="00EB5C21">
        <w:rPr>
          <w:rFonts w:ascii="Book Antiqua" w:hAnsi="Book Antiqua" w:cs="Times New Roman"/>
          <w:bCs/>
          <w:sz w:val="24"/>
          <w:szCs w:val="24"/>
        </w:rPr>
        <w:br/>
      </w:r>
    </w:p>
    <w:p w14:paraId="5228FEBC" w14:textId="77777777" w:rsidR="00532EC0" w:rsidRPr="00EB5C21" w:rsidRDefault="00532EC0" w:rsidP="00EB5C21">
      <w:pPr>
        <w:spacing w:line="360" w:lineRule="auto"/>
        <w:rPr>
          <w:rFonts w:ascii="Times New Roman" w:hAnsi="Times New Roman" w:cs="Times New Roman"/>
          <w:sz w:val="24"/>
          <w:szCs w:val="24"/>
        </w:rPr>
        <w:sectPr w:rsidR="00532EC0" w:rsidRPr="00EB5C21" w:rsidSect="005A7360">
          <w:pgSz w:w="11906" w:h="16838"/>
          <w:pgMar w:top="709" w:right="567" w:bottom="851" w:left="425" w:header="709" w:footer="709" w:gutter="0"/>
          <w:cols w:space="708"/>
          <w:docGrid w:linePitch="360"/>
        </w:sectPr>
      </w:pPr>
    </w:p>
    <w:p w14:paraId="3A937A04" w14:textId="41D84A52" w:rsidR="00532EC0" w:rsidRPr="00584F25" w:rsidRDefault="00532EC0" w:rsidP="005543D2">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MATRICE D’ACTIVITE</w:t>
      </w:r>
      <w:ins w:id="567" w:author="Dr KROA" w:date="2024-08-10T13:49:00Z">
        <w:r w:rsidR="00E27B23">
          <w:rPr>
            <w:rFonts w:ascii="Times New Roman" w:hAnsi="Times New Roman" w:cs="Times New Roman"/>
            <w:b/>
            <w:bCs/>
            <w:sz w:val="24"/>
            <w:szCs w:val="24"/>
            <w:u w:val="single"/>
          </w:rPr>
          <w:t>S</w:t>
        </w:r>
      </w:ins>
    </w:p>
    <w:tbl>
      <w:tblPr>
        <w:tblpPr w:bottomFromText="200" w:vertAnchor="text" w:horzAnchor="margin" w:tblpY="837"/>
        <w:tblW w:w="15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5"/>
        <w:gridCol w:w="2267"/>
        <w:gridCol w:w="6376"/>
        <w:gridCol w:w="1842"/>
        <w:gridCol w:w="1842"/>
        <w:gridCol w:w="1768"/>
        <w:tblGridChange w:id="568">
          <w:tblGrid>
            <w:gridCol w:w="1205"/>
            <w:gridCol w:w="2267"/>
            <w:gridCol w:w="6376"/>
            <w:gridCol w:w="1842"/>
            <w:gridCol w:w="1842"/>
            <w:gridCol w:w="1768"/>
          </w:tblGrid>
        </w:tblGridChange>
      </w:tblGrid>
      <w:tr w:rsidR="00532EC0" w:rsidRPr="00584F25" w14:paraId="05F009E9" w14:textId="77777777" w:rsidTr="00532EC0">
        <w:trPr>
          <w:trHeight w:val="699"/>
        </w:trPr>
        <w:tc>
          <w:tcPr>
            <w:tcW w:w="1204" w:type="dxa"/>
            <w:tcBorders>
              <w:top w:val="single" w:sz="4" w:space="0" w:color="auto"/>
              <w:left w:val="single" w:sz="4" w:space="0" w:color="auto"/>
              <w:bottom w:val="single" w:sz="4" w:space="0" w:color="auto"/>
              <w:right w:val="single" w:sz="4" w:space="0" w:color="auto"/>
            </w:tcBorders>
            <w:vAlign w:val="center"/>
            <w:hideMark/>
          </w:tcPr>
          <w:p w14:paraId="46BCACB7" w14:textId="77777777" w:rsidR="00532EC0" w:rsidRPr="00584F25" w:rsidRDefault="00532EC0" w:rsidP="00EB5C21">
            <w:pPr>
              <w:spacing w:line="360" w:lineRule="auto"/>
              <w:jc w:val="center"/>
              <w:rPr>
                <w:rFonts w:ascii="Times New Roman" w:hAnsi="Times New Roman" w:cs="Times New Roman"/>
                <w:b/>
                <w:bCs/>
                <w:sz w:val="24"/>
                <w:szCs w:val="24"/>
                <w:u w:val="single"/>
              </w:rPr>
            </w:pPr>
            <w:proofErr w:type="spellStart"/>
            <w:r w:rsidRPr="00584F25">
              <w:rPr>
                <w:rFonts w:ascii="Times New Roman" w:hAnsi="Times New Roman" w:cs="Times New Roman"/>
                <w:b/>
                <w:bCs/>
                <w:sz w:val="24"/>
                <w:szCs w:val="24"/>
                <w:u w:val="single"/>
              </w:rPr>
              <w:t>N°Code</w:t>
            </w:r>
            <w:proofErr w:type="spellEnd"/>
            <w:r w:rsidRPr="00584F25">
              <w:rPr>
                <w:rFonts w:ascii="Times New Roman" w:hAnsi="Times New Roman" w:cs="Times New Roman"/>
                <w:b/>
                <w:bCs/>
                <w:sz w:val="24"/>
                <w:szCs w:val="24"/>
                <w:u w:val="single"/>
              </w:rPr>
              <w:t xml:space="preserve"> tâche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F3ACA56"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Tâches</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D7127A0"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Description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09EB8F"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Délais d’exécution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C9E9CE6"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Ressources</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BF5F620"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Responsables</w:t>
            </w:r>
          </w:p>
        </w:tc>
      </w:tr>
      <w:tr w:rsidR="00532EC0" w:rsidRPr="00584F25" w14:paraId="2646B2E8" w14:textId="77777777" w:rsidTr="00E27B23">
        <w:tblPrEx>
          <w:tblW w:w="15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PrExChange w:id="569" w:author="Dr KROA" w:date="2024-08-10T13:49:00Z">
            <w:tblPrEx>
              <w:tblW w:w="15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PrEx>
          </w:tblPrExChange>
        </w:tblPrEx>
        <w:trPr>
          <w:trHeight w:val="990"/>
          <w:trPrChange w:id="570" w:author="Dr KROA" w:date="2024-08-10T13:49:00Z">
            <w:trPr>
              <w:trHeight w:val="990"/>
            </w:trPr>
          </w:trPrChange>
        </w:trPr>
        <w:tc>
          <w:tcPr>
            <w:tcW w:w="15306"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Change w:id="571" w:author="Dr KROA" w:date="2024-08-10T13:49:00Z">
              <w:tcPr>
                <w:tcW w:w="15306" w:type="dxa"/>
                <w:gridSpan w:val="6"/>
                <w:tcBorders>
                  <w:top w:val="single" w:sz="4" w:space="0" w:color="auto"/>
                  <w:left w:val="single" w:sz="4" w:space="0" w:color="auto"/>
                  <w:bottom w:val="single" w:sz="4" w:space="0" w:color="auto"/>
                  <w:right w:val="single" w:sz="4" w:space="0" w:color="auto"/>
                </w:tcBorders>
                <w:vAlign w:val="center"/>
                <w:hideMark/>
              </w:tcPr>
            </w:tcPrChange>
          </w:tcPr>
          <w:p w14:paraId="64B8F2C7" w14:textId="1B1CB98D" w:rsidR="00532EC0" w:rsidRPr="00584F25" w:rsidRDefault="00532EC0" w:rsidP="00EB5C21">
            <w:pPr>
              <w:spacing w:line="360" w:lineRule="auto"/>
              <w:jc w:val="center"/>
              <w:rPr>
                <w:rFonts w:ascii="Times New Roman" w:hAnsi="Times New Roman" w:cs="Times New Roman"/>
                <w:b/>
                <w:bCs/>
                <w:sz w:val="24"/>
                <w:szCs w:val="24"/>
                <w:u w:val="single"/>
              </w:rPr>
            </w:pPr>
            <w:del w:id="572" w:author="Dr KROA" w:date="2024-08-10T13:49:00Z">
              <w:r w:rsidRPr="00584F25" w:rsidDel="00E27B23">
                <w:rPr>
                  <w:rFonts w:ascii="Times New Roman" w:hAnsi="Times New Roman" w:cs="Times New Roman"/>
                  <w:b/>
                  <w:bCs/>
                  <w:sz w:val="24"/>
                  <w:szCs w:val="24"/>
                  <w:u w:val="single"/>
                </w:rPr>
                <w:delText>D’</w:delText>
              </w:r>
            </w:del>
            <w:r w:rsidRPr="00584F25">
              <w:rPr>
                <w:rFonts w:ascii="Times New Roman" w:hAnsi="Times New Roman" w:cs="Times New Roman"/>
                <w:b/>
                <w:bCs/>
                <w:sz w:val="24"/>
                <w:szCs w:val="24"/>
                <w:u w:val="single"/>
              </w:rPr>
              <w:t>ACTIVITE</w:t>
            </w:r>
            <w:ins w:id="573" w:author="Dr KROA" w:date="2024-08-10T13:49:00Z">
              <w:r w:rsidR="00E27B23">
                <w:rPr>
                  <w:rFonts w:ascii="Times New Roman" w:hAnsi="Times New Roman" w:cs="Times New Roman"/>
                  <w:b/>
                  <w:bCs/>
                  <w:sz w:val="24"/>
                  <w:szCs w:val="24"/>
                  <w:u w:val="single"/>
                </w:rPr>
                <w:t>S</w:t>
              </w:r>
            </w:ins>
            <w:r w:rsidRPr="00584F25">
              <w:rPr>
                <w:rFonts w:ascii="Times New Roman" w:hAnsi="Times New Roman" w:cs="Times New Roman"/>
                <w:b/>
                <w:bCs/>
                <w:sz w:val="24"/>
                <w:szCs w:val="24"/>
                <w:u w:val="single"/>
              </w:rPr>
              <w:t xml:space="preserve"> </w:t>
            </w:r>
            <w:ins w:id="574" w:author="Dr KROA" w:date="2024-08-10T13:50:00Z">
              <w:r w:rsidR="00E27B23">
                <w:rPr>
                  <w:rFonts w:ascii="Times New Roman" w:hAnsi="Times New Roman" w:cs="Times New Roman"/>
                  <w:b/>
                  <w:bCs/>
                  <w:sz w:val="24"/>
                  <w:szCs w:val="24"/>
                  <w:u w:val="single"/>
                </w:rPr>
                <w:t xml:space="preserve">DE </w:t>
              </w:r>
            </w:ins>
            <w:r w:rsidRPr="00584F25">
              <w:rPr>
                <w:rFonts w:ascii="Times New Roman" w:hAnsi="Times New Roman" w:cs="Times New Roman"/>
                <w:b/>
                <w:bCs/>
                <w:sz w:val="24"/>
                <w:szCs w:val="24"/>
                <w:u w:val="single"/>
              </w:rPr>
              <w:t>DEVELOPPEMENT WEB</w:t>
            </w:r>
          </w:p>
        </w:tc>
      </w:tr>
      <w:tr w:rsidR="00532EC0" w:rsidRPr="00584F25" w14:paraId="17145D96" w14:textId="77777777" w:rsidTr="00532EC0">
        <w:trPr>
          <w:trHeight w:val="551"/>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014A365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Semaine 1</w:t>
            </w:r>
          </w:p>
        </w:tc>
      </w:tr>
      <w:tr w:rsidR="00532EC0" w:rsidRPr="00584F25" w14:paraId="4263A314" w14:textId="77777777" w:rsidTr="00532EC0">
        <w:trPr>
          <w:trHeight w:val="1273"/>
        </w:trPr>
        <w:tc>
          <w:tcPr>
            <w:tcW w:w="1204" w:type="dxa"/>
            <w:tcBorders>
              <w:top w:val="single" w:sz="4" w:space="0" w:color="auto"/>
              <w:left w:val="single" w:sz="4" w:space="0" w:color="auto"/>
              <w:bottom w:val="single" w:sz="4" w:space="0" w:color="auto"/>
              <w:right w:val="single" w:sz="4" w:space="0" w:color="auto"/>
            </w:tcBorders>
            <w:vAlign w:val="center"/>
            <w:hideMark/>
          </w:tcPr>
          <w:p w14:paraId="03570822" w14:textId="77777777" w:rsidR="00532EC0" w:rsidRPr="00584F25" w:rsidRDefault="00532EC0" w:rsidP="00EB5C21">
            <w:pPr>
              <w:spacing w:line="360" w:lineRule="auto"/>
              <w:jc w:val="center"/>
              <w:rPr>
                <w:rFonts w:ascii="Times New Roman" w:hAnsi="Times New Roman" w:cs="Times New Roman"/>
                <w:b/>
                <w:bCs/>
                <w:sz w:val="24"/>
                <w:szCs w:val="24"/>
              </w:rPr>
            </w:pPr>
            <w:r w:rsidRPr="00584F25">
              <w:rPr>
                <w:rFonts w:ascii="Times New Roman" w:hAnsi="Times New Roman" w:cs="Times New Roman"/>
                <w:b/>
                <w:bCs/>
                <w:sz w:val="24"/>
                <w:szCs w:val="24"/>
                <w:u w:val="single"/>
              </w:rPr>
              <w:t>E43-01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DFA7A7" w14:textId="77777777" w:rsidR="00532EC0" w:rsidRPr="00584F25" w:rsidRDefault="00532EC0" w:rsidP="00EB5C21">
            <w:pPr>
              <w:spacing w:line="360" w:lineRule="auto"/>
              <w:rPr>
                <w:rFonts w:ascii="Times New Roman" w:hAnsi="Times New Roman" w:cs="Times New Roman"/>
                <w:caps/>
                <w:sz w:val="24"/>
                <w:szCs w:val="24"/>
              </w:rPr>
            </w:pPr>
            <w:r w:rsidRPr="00584F25">
              <w:rPr>
                <w:rFonts w:ascii="Times New Roman" w:hAnsi="Times New Roman" w:cs="Times New Roman"/>
                <w:caps/>
                <w:sz w:val="24"/>
                <w:szCs w:val="24"/>
              </w:rPr>
              <w:t xml:space="preserve">développement backend et frontend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6B2F82B3" w14:textId="77777777" w:rsidR="00532EC0" w:rsidRPr="00584F25" w:rsidRDefault="00532EC0" w:rsidP="00EB5C21">
            <w:pPr>
              <w:spacing w:line="360" w:lineRule="auto"/>
              <w:rPr>
                <w:rFonts w:ascii="Times New Roman" w:hAnsi="Times New Roman" w:cs="Times New Roman"/>
                <w:caps/>
                <w:sz w:val="24"/>
                <w:szCs w:val="24"/>
              </w:rPr>
            </w:pPr>
            <w:r w:rsidRPr="00584F25">
              <w:rPr>
                <w:rFonts w:ascii="Times New Roman" w:hAnsi="Times New Roman" w:cs="Times New Roman"/>
                <w:sz w:val="24"/>
                <w:szCs w:val="24"/>
              </w:rPr>
              <w:t>Création du site et application de l’interface utilisateur attrayant et fonctionnelle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8B60B0F"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AD30602"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Html, </w:t>
            </w:r>
            <w:proofErr w:type="spellStart"/>
            <w:r w:rsidRPr="00584F25">
              <w:rPr>
                <w:rFonts w:ascii="Times New Roman" w:hAnsi="Times New Roman" w:cs="Times New Roman"/>
                <w:sz w:val="24"/>
                <w:szCs w:val="24"/>
              </w:rPr>
              <w:t>Css</w:t>
            </w:r>
            <w:proofErr w:type="spellEnd"/>
            <w:r w:rsidRPr="00584F25">
              <w:rPr>
                <w:rFonts w:ascii="Times New Roman" w:hAnsi="Times New Roman" w:cs="Times New Roman"/>
                <w:sz w:val="24"/>
                <w:szCs w:val="24"/>
              </w:rPr>
              <w:t xml:space="preserve"> &amp; </w:t>
            </w:r>
            <w:proofErr w:type="spellStart"/>
            <w:r w:rsidRPr="00584F25">
              <w:rPr>
                <w:rFonts w:ascii="Times New Roman" w:hAnsi="Times New Roman" w:cs="Times New Roman"/>
                <w:sz w:val="24"/>
                <w:szCs w:val="24"/>
              </w:rPr>
              <w:t>Js</w:t>
            </w:r>
            <w:proofErr w:type="spellEnd"/>
          </w:p>
          <w:p w14:paraId="2C9A401D" w14:textId="77777777" w:rsidR="00532EC0" w:rsidRPr="00584F25" w:rsidRDefault="00532EC0" w:rsidP="00EB5C21">
            <w:pPr>
              <w:spacing w:line="360" w:lineRule="auto"/>
              <w:rPr>
                <w:rFonts w:ascii="Times New Roman" w:hAnsi="Times New Roman" w:cs="Times New Roman"/>
                <w:sz w:val="24"/>
                <w:szCs w:val="24"/>
              </w:rPr>
            </w:pPr>
            <w:proofErr w:type="spellStart"/>
            <w:r w:rsidRPr="00584F25">
              <w:rPr>
                <w:rFonts w:ascii="Times New Roman" w:hAnsi="Times New Roman" w:cs="Times New Roman"/>
                <w:sz w:val="24"/>
                <w:szCs w:val="24"/>
              </w:rPr>
              <w:t>VsCode</w:t>
            </w:r>
            <w:proofErr w:type="spellEnd"/>
            <w:r w:rsidRPr="00584F25">
              <w:rPr>
                <w:rFonts w:ascii="Times New Roman" w:hAnsi="Times New Roman" w:cs="Times New Roman"/>
                <w:sz w:val="24"/>
                <w:szCs w:val="24"/>
              </w:rPr>
              <w:t xml:space="preserve">, </w:t>
            </w:r>
            <w:proofErr w:type="spellStart"/>
            <w:r w:rsidRPr="00584F25">
              <w:rPr>
                <w:rFonts w:ascii="Times New Roman" w:hAnsi="Times New Roman" w:cs="Times New Roman"/>
                <w:sz w:val="24"/>
                <w:szCs w:val="24"/>
              </w:rPr>
              <w:t>notpad</w:t>
            </w:r>
            <w:proofErr w:type="spellEnd"/>
            <w:r w:rsidRPr="00584F25">
              <w:rPr>
                <w:rFonts w:ascii="Times New Roman" w:hAnsi="Times New Roman" w:cs="Times New Roman"/>
                <w:sz w:val="24"/>
                <w:szCs w:val="24"/>
              </w:rPr>
              <w:t>++</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49A53A8"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KOUAME JEAN JAURES (DAS)</w:t>
            </w:r>
          </w:p>
          <w:p w14:paraId="1F881393"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ADJIDAN AGBASSI (DAS)</w:t>
            </w:r>
          </w:p>
        </w:tc>
      </w:tr>
      <w:tr w:rsidR="00532EC0" w:rsidRPr="00584F25" w14:paraId="358BB2A2"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03740458" w14:textId="77777777" w:rsidR="00532EC0" w:rsidRPr="00584F25" w:rsidRDefault="00532EC0" w:rsidP="00EB5C21">
            <w:pPr>
              <w:spacing w:line="360" w:lineRule="auto"/>
              <w:jc w:val="center"/>
              <w:rPr>
                <w:rFonts w:ascii="Times New Roman" w:hAnsi="Times New Roman" w:cs="Times New Roman"/>
                <w:b/>
                <w:bCs/>
                <w:sz w:val="24"/>
                <w:szCs w:val="24"/>
              </w:rPr>
            </w:pPr>
            <w:r w:rsidRPr="00584F25">
              <w:rPr>
                <w:rFonts w:ascii="Times New Roman" w:hAnsi="Times New Roman" w:cs="Times New Roman"/>
                <w:b/>
                <w:bCs/>
                <w:sz w:val="24"/>
                <w:szCs w:val="24"/>
                <w:u w:val="single"/>
              </w:rPr>
              <w:t>E43-02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4D761CA"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caps/>
                <w:sz w:val="24"/>
                <w:szCs w:val="24"/>
              </w:rPr>
              <w:t>integration de la base de données.</w:t>
            </w:r>
          </w:p>
        </w:tc>
        <w:tc>
          <w:tcPr>
            <w:tcW w:w="6379" w:type="dxa"/>
            <w:tcBorders>
              <w:top w:val="single" w:sz="4" w:space="0" w:color="auto"/>
              <w:left w:val="single" w:sz="4" w:space="0" w:color="auto"/>
              <w:bottom w:val="single" w:sz="4" w:space="0" w:color="auto"/>
              <w:right w:val="single" w:sz="4" w:space="0" w:color="auto"/>
            </w:tcBorders>
            <w:vAlign w:val="center"/>
            <w:hideMark/>
          </w:tcPr>
          <w:p w14:paraId="25CF303E" w14:textId="569847ED"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Amélior</w:t>
            </w:r>
            <w:ins w:id="575" w:author="Dr KROA" w:date="2024-08-10T13:50:00Z">
              <w:r w:rsidR="00E27B23">
                <w:rPr>
                  <w:rFonts w:ascii="Times New Roman" w:hAnsi="Times New Roman" w:cs="Times New Roman"/>
                  <w:sz w:val="24"/>
                  <w:szCs w:val="24"/>
                </w:rPr>
                <w:t xml:space="preserve">ation de </w:t>
              </w:r>
            </w:ins>
            <w:del w:id="576" w:author="Dr KROA" w:date="2024-08-10T13:50:00Z">
              <w:r w:rsidRPr="00584F25" w:rsidDel="00E27B23">
                <w:rPr>
                  <w:rFonts w:ascii="Times New Roman" w:hAnsi="Times New Roman" w:cs="Times New Roman"/>
                  <w:sz w:val="24"/>
                  <w:szCs w:val="24"/>
                </w:rPr>
                <w:delText>e</w:delText>
              </w:r>
            </w:del>
            <w:r w:rsidRPr="00584F25">
              <w:rPr>
                <w:rFonts w:ascii="Times New Roman" w:hAnsi="Times New Roman" w:cs="Times New Roman"/>
                <w:sz w:val="24"/>
                <w:szCs w:val="24"/>
              </w:rPr>
              <w:t xml:space="preserve"> l’unification des systèmes et la collaboration globale, gagner du temps, réduis les erreurs (les besoins de modifications), augmente la valeur des données disponibles pour une prise de décision stratégique et augmenter les avantages concurrentiel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87A744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CCC3CCF" w14:textId="77777777" w:rsidR="00532EC0" w:rsidRPr="00584F25" w:rsidRDefault="00532EC0" w:rsidP="00EB5C21">
            <w:pPr>
              <w:spacing w:line="360" w:lineRule="auto"/>
              <w:rPr>
                <w:rFonts w:ascii="Times New Roman" w:hAnsi="Times New Roman" w:cs="Times New Roman"/>
                <w:sz w:val="24"/>
                <w:szCs w:val="24"/>
              </w:rPr>
            </w:pPr>
            <w:proofErr w:type="spellStart"/>
            <w:r w:rsidRPr="00584F25">
              <w:rPr>
                <w:rFonts w:ascii="Times New Roman" w:hAnsi="Times New Roman" w:cs="Times New Roman"/>
                <w:sz w:val="24"/>
                <w:szCs w:val="24"/>
              </w:rPr>
              <w:t>Mysql</w:t>
            </w:r>
            <w:proofErr w:type="spellEnd"/>
            <w:r w:rsidRPr="00584F25">
              <w:rPr>
                <w:rFonts w:ascii="Times New Roman" w:hAnsi="Times New Roman" w:cs="Times New Roman"/>
                <w:sz w:val="24"/>
                <w:szCs w:val="24"/>
              </w:rPr>
              <w:t>, Oracle data base</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245A9B1"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lang w:val="en-US"/>
              </w:rPr>
              <w:t>BOSSON JACQUELINE (BD)</w:t>
            </w:r>
          </w:p>
        </w:tc>
      </w:tr>
      <w:tr w:rsidR="00532EC0" w:rsidRPr="00584F25" w14:paraId="7102323D"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4B50C7B1" w14:textId="77777777" w:rsidR="00532EC0" w:rsidRPr="00584F25" w:rsidRDefault="00532EC0" w:rsidP="00EB5C21">
            <w:pPr>
              <w:spacing w:line="360" w:lineRule="auto"/>
              <w:jc w:val="center"/>
              <w:rPr>
                <w:rFonts w:ascii="Times New Roman" w:hAnsi="Times New Roman" w:cs="Times New Roman"/>
                <w:b/>
                <w:bCs/>
                <w:sz w:val="24"/>
                <w:szCs w:val="24"/>
              </w:rPr>
            </w:pPr>
            <w:r w:rsidRPr="00584F25">
              <w:rPr>
                <w:rFonts w:ascii="Times New Roman" w:hAnsi="Times New Roman" w:cs="Times New Roman"/>
                <w:b/>
                <w:bCs/>
                <w:sz w:val="24"/>
                <w:szCs w:val="24"/>
                <w:u w:val="single"/>
              </w:rPr>
              <w:lastRenderedPageBreak/>
              <w:t>E43-03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09BF25" w14:textId="77777777" w:rsidR="00532EC0" w:rsidRPr="00584F25" w:rsidRDefault="00532EC0" w:rsidP="00EB5C21">
            <w:pPr>
              <w:spacing w:line="360" w:lineRule="auto"/>
              <w:rPr>
                <w:rFonts w:ascii="Times New Roman" w:hAnsi="Times New Roman" w:cs="Times New Roman"/>
                <w:caps/>
                <w:sz w:val="24"/>
                <w:szCs w:val="24"/>
              </w:rPr>
            </w:pPr>
            <w:proofErr w:type="gramStart"/>
            <w:r w:rsidRPr="00584F25">
              <w:rPr>
                <w:rFonts w:ascii="Times New Roman" w:hAnsi="Times New Roman" w:cs="Times New Roman"/>
                <w:b/>
                <w:bCs/>
                <w:sz w:val="24"/>
                <w:szCs w:val="24"/>
              </w:rPr>
              <w:t>a</w:t>
            </w:r>
            <w:proofErr w:type="gramEnd"/>
            <w:r w:rsidRPr="00584F25">
              <w:rPr>
                <w:rFonts w:ascii="Times New Roman" w:hAnsi="Times New Roman" w:cs="Times New Roman"/>
                <w:b/>
                <w:bCs/>
                <w:sz w:val="24"/>
                <w:szCs w:val="24"/>
              </w:rPr>
              <w:t xml:space="preserve">- </w:t>
            </w:r>
            <w:r w:rsidRPr="00584F25">
              <w:rPr>
                <w:rFonts w:ascii="Times New Roman" w:hAnsi="Times New Roman" w:cs="Times New Roman"/>
                <w:caps/>
                <w:sz w:val="24"/>
                <w:szCs w:val="24"/>
              </w:rPr>
              <w:t xml:space="preserve">conception et design de l'interface utilisateur (UI/UX) </w:t>
            </w:r>
          </w:p>
          <w:p w14:paraId="11F6D339" w14:textId="77777777" w:rsidR="00532EC0" w:rsidRPr="00584F25" w:rsidRDefault="00532EC0" w:rsidP="00EB5C21">
            <w:pPr>
              <w:spacing w:line="360" w:lineRule="auto"/>
              <w:rPr>
                <w:rFonts w:ascii="Times New Roman" w:hAnsi="Times New Roman" w:cs="Times New Roman"/>
                <w:caps/>
                <w:sz w:val="24"/>
                <w:szCs w:val="24"/>
              </w:rPr>
            </w:pPr>
            <w:proofErr w:type="gramStart"/>
            <w:r w:rsidRPr="00584F25">
              <w:rPr>
                <w:rFonts w:ascii="Times New Roman" w:hAnsi="Times New Roman" w:cs="Times New Roman"/>
                <w:b/>
                <w:bCs/>
                <w:sz w:val="24"/>
                <w:szCs w:val="24"/>
              </w:rPr>
              <w:t>b</w:t>
            </w:r>
            <w:proofErr w:type="gramEnd"/>
            <w:r w:rsidRPr="00584F25">
              <w:rPr>
                <w:rFonts w:ascii="Times New Roman" w:hAnsi="Times New Roman" w:cs="Times New Roman"/>
                <w:b/>
                <w:bCs/>
                <w:sz w:val="24"/>
                <w:szCs w:val="24"/>
              </w:rPr>
              <w:t xml:space="preserve">- </w:t>
            </w:r>
            <w:r w:rsidRPr="00584F25">
              <w:rPr>
                <w:rFonts w:ascii="Times New Roman" w:hAnsi="Times New Roman" w:cs="Times New Roman"/>
                <w:caps/>
                <w:sz w:val="24"/>
                <w:szCs w:val="24"/>
              </w:rPr>
              <w:t>Test et déploiement du site et applications</w:t>
            </w:r>
          </w:p>
        </w:tc>
        <w:tc>
          <w:tcPr>
            <w:tcW w:w="6379" w:type="dxa"/>
            <w:tcBorders>
              <w:top w:val="single" w:sz="4" w:space="0" w:color="auto"/>
              <w:left w:val="single" w:sz="4" w:space="0" w:color="auto"/>
              <w:bottom w:val="single" w:sz="4" w:space="0" w:color="auto"/>
              <w:right w:val="single" w:sz="4" w:space="0" w:color="auto"/>
            </w:tcBorders>
            <w:vAlign w:val="center"/>
            <w:hideMark/>
          </w:tcPr>
          <w:p w14:paraId="4511F105"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b/>
                <w:bCs/>
                <w:sz w:val="24"/>
                <w:szCs w:val="24"/>
              </w:rPr>
              <w:t xml:space="preserve">A- </w:t>
            </w:r>
            <w:r w:rsidRPr="00584F25">
              <w:rPr>
                <w:rFonts w:ascii="Times New Roman" w:hAnsi="Times New Roman" w:cs="Times New Roman"/>
                <w:sz w:val="24"/>
                <w:szCs w:val="24"/>
              </w:rPr>
              <w:t>Fournit à l'utilisateur une interaction plus agréable avec le système et une expérience utilisateur percutante</w:t>
            </w:r>
          </w:p>
          <w:p w14:paraId="5C583950"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B- Vérifier les failles que pourraient contenir le site et l'applications afin d'avoir des retours d'expérience anticipes d'utilisateurs et d'identifier les bugs afin de les supprimer pour la version finale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9B8C80"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D69ED8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Adobe XD </w:t>
            </w:r>
          </w:p>
          <w:p w14:paraId="73CB3F5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Sketch etc…</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74AF0BC" w14:textId="77777777" w:rsidR="00532EC0" w:rsidRPr="00584F25" w:rsidRDefault="00532EC0" w:rsidP="00EB5C21">
            <w:pPr>
              <w:spacing w:line="360" w:lineRule="auto"/>
              <w:rPr>
                <w:rFonts w:ascii="Times New Roman" w:hAnsi="Times New Roman" w:cs="Times New Roman"/>
                <w:caps/>
                <w:sz w:val="24"/>
                <w:szCs w:val="24"/>
              </w:rPr>
            </w:pPr>
            <w:r w:rsidRPr="00584F25">
              <w:rPr>
                <w:rFonts w:ascii="Times New Roman" w:hAnsi="Times New Roman" w:cs="Times New Roman"/>
                <w:bCs/>
                <w:sz w:val="24"/>
                <w:szCs w:val="24"/>
              </w:rPr>
              <w:t>LEVESQUE ISAAC (RSI)</w:t>
            </w:r>
          </w:p>
        </w:tc>
      </w:tr>
      <w:tr w:rsidR="00532EC0" w:rsidRPr="00584F25" w14:paraId="5F586330" w14:textId="77777777" w:rsidTr="00532EC0">
        <w:trPr>
          <w:trHeight w:val="699"/>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7C4E351C" w14:textId="6DB7F86F" w:rsidR="00532EC0" w:rsidRPr="00584F25" w:rsidRDefault="00532EC0" w:rsidP="00EB5C21">
            <w:pPr>
              <w:spacing w:line="360" w:lineRule="auto"/>
              <w:jc w:val="center"/>
              <w:rPr>
                <w:rFonts w:ascii="Times New Roman" w:hAnsi="Times New Roman" w:cs="Times New Roman"/>
                <w:b/>
                <w:bCs/>
                <w:sz w:val="24"/>
                <w:szCs w:val="24"/>
                <w:u w:val="single"/>
              </w:rPr>
            </w:pPr>
            <w:del w:id="577" w:author="Dr KROA" w:date="2024-08-10T13:57:00Z">
              <w:r w:rsidRPr="00584F25" w:rsidDel="0042245F">
                <w:rPr>
                  <w:rFonts w:ascii="Times New Roman" w:hAnsi="Times New Roman" w:cs="Times New Roman"/>
                  <w:b/>
                  <w:bCs/>
                  <w:sz w:val="24"/>
                  <w:szCs w:val="24"/>
                  <w:u w:val="single"/>
                </w:rPr>
                <w:delText>PLAN D’</w:delText>
              </w:r>
            </w:del>
            <w:r w:rsidRPr="00584F25">
              <w:rPr>
                <w:rFonts w:ascii="Times New Roman" w:hAnsi="Times New Roman" w:cs="Times New Roman"/>
                <w:b/>
                <w:bCs/>
                <w:sz w:val="24"/>
                <w:szCs w:val="24"/>
                <w:u w:val="single"/>
              </w:rPr>
              <w:t>ACTIVITE</w:t>
            </w:r>
            <w:ins w:id="578" w:author="Dr KROA" w:date="2024-08-10T13:57:00Z">
              <w:r w:rsidR="0042245F">
                <w:rPr>
                  <w:rFonts w:ascii="Times New Roman" w:hAnsi="Times New Roman" w:cs="Times New Roman"/>
                  <w:b/>
                  <w:bCs/>
                  <w:sz w:val="24"/>
                  <w:szCs w:val="24"/>
                  <w:u w:val="single"/>
                </w:rPr>
                <w:t>S</w:t>
              </w:r>
            </w:ins>
            <w:r w:rsidRPr="00584F25">
              <w:rPr>
                <w:rFonts w:ascii="Times New Roman" w:hAnsi="Times New Roman" w:cs="Times New Roman"/>
                <w:b/>
                <w:bCs/>
                <w:sz w:val="24"/>
                <w:szCs w:val="24"/>
                <w:u w:val="single"/>
              </w:rPr>
              <w:t xml:space="preserve"> RESEAUX ET SECURITES</w:t>
            </w:r>
          </w:p>
        </w:tc>
      </w:tr>
      <w:tr w:rsidR="00532EC0" w:rsidRPr="00584F25" w14:paraId="68AE8ABC" w14:textId="77777777" w:rsidTr="00532EC0">
        <w:trPr>
          <w:trHeight w:val="557"/>
        </w:trPr>
        <w:tc>
          <w:tcPr>
            <w:tcW w:w="15306" w:type="dxa"/>
            <w:gridSpan w:val="6"/>
            <w:tcBorders>
              <w:top w:val="single" w:sz="4" w:space="0" w:color="auto"/>
              <w:left w:val="single" w:sz="4" w:space="0" w:color="auto"/>
              <w:bottom w:val="single" w:sz="4" w:space="0" w:color="auto"/>
              <w:right w:val="single" w:sz="4" w:space="0" w:color="auto"/>
            </w:tcBorders>
            <w:hideMark/>
          </w:tcPr>
          <w:p w14:paraId="5CE2178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Semaine 2</w:t>
            </w:r>
          </w:p>
        </w:tc>
      </w:tr>
      <w:tr w:rsidR="00532EC0" w:rsidRPr="00584F25" w14:paraId="74D809A8"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0B0D3A92"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E43-04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58CB893"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CREATION D’UN SYSTEME RESEAU</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291A875"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bCs/>
                <w:sz w:val="24"/>
                <w:szCs w:val="24"/>
              </w:rPr>
              <w:t>Amélioration de la communication et efficacité des partages de ressources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8F86E2A"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DA71D0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Cisco Packer Tracer</w:t>
            </w:r>
          </w:p>
        </w:tc>
        <w:tc>
          <w:tcPr>
            <w:tcW w:w="1769" w:type="dxa"/>
            <w:tcBorders>
              <w:top w:val="single" w:sz="4" w:space="0" w:color="auto"/>
              <w:left w:val="single" w:sz="4" w:space="0" w:color="auto"/>
              <w:bottom w:val="single" w:sz="4" w:space="0" w:color="auto"/>
              <w:right w:val="single" w:sz="4" w:space="0" w:color="auto"/>
            </w:tcBorders>
            <w:vAlign w:val="center"/>
            <w:hideMark/>
          </w:tcPr>
          <w:p w14:paraId="7F121C63"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N’CHO JEAN COOL (RSI)</w:t>
            </w:r>
          </w:p>
        </w:tc>
      </w:tr>
      <w:tr w:rsidR="00532EC0" w:rsidRPr="00584F25" w14:paraId="266E2F4E"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1EF77070"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E43-05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5A13CA6"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bCs/>
                <w:sz w:val="24"/>
                <w:szCs w:val="24"/>
              </w:rPr>
              <w:t xml:space="preserve">MISE EN PLACE D’UN SYSTEME DE SECURITE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65A07C7A"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bCs/>
                <w:sz w:val="24"/>
                <w:szCs w:val="24"/>
              </w:rPr>
              <w:t>Renforcement de la sécurité réseau et protection des données sensibles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8D43BC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106D50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Kaspersky, </w:t>
            </w:r>
            <w:proofErr w:type="spellStart"/>
            <w:r w:rsidRPr="00584F25">
              <w:rPr>
                <w:rFonts w:ascii="Times New Roman" w:hAnsi="Times New Roman" w:cs="Times New Roman"/>
                <w:sz w:val="24"/>
                <w:szCs w:val="24"/>
              </w:rPr>
              <w:t>ZonArlm</w:t>
            </w:r>
            <w:proofErr w:type="spellEnd"/>
            <w:r w:rsidRPr="00584F25">
              <w:rPr>
                <w:rFonts w:ascii="Times New Roman" w:hAnsi="Times New Roman" w:cs="Times New Roman"/>
                <w:sz w:val="24"/>
                <w:szCs w:val="24"/>
              </w:rPr>
              <w:t xml:space="preserve">, </w:t>
            </w:r>
            <w:proofErr w:type="spellStart"/>
            <w:r w:rsidRPr="00584F25">
              <w:rPr>
                <w:rFonts w:ascii="Times New Roman" w:hAnsi="Times New Roman" w:cs="Times New Roman"/>
                <w:sz w:val="24"/>
                <w:szCs w:val="24"/>
              </w:rPr>
              <w:t>Snort</w:t>
            </w:r>
            <w:proofErr w:type="spellEnd"/>
            <w:r w:rsidRPr="00584F25">
              <w:rPr>
                <w:rFonts w:ascii="Times New Roman" w:hAnsi="Times New Roman" w:cs="Times New Roman"/>
                <w:sz w:val="24"/>
                <w:szCs w:val="24"/>
              </w:rPr>
              <w:t xml:space="preserve"> etc…</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E27582A"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TRAH LOU OLIVIA (RSI)</w:t>
            </w:r>
          </w:p>
        </w:tc>
      </w:tr>
      <w:tr w:rsidR="00532EC0" w:rsidRPr="00584F25" w14:paraId="49546BC5" w14:textId="77777777" w:rsidTr="00532EC0">
        <w:trPr>
          <w:trHeight w:val="1094"/>
        </w:trPr>
        <w:tc>
          <w:tcPr>
            <w:tcW w:w="1204" w:type="dxa"/>
            <w:tcBorders>
              <w:top w:val="single" w:sz="4" w:space="0" w:color="auto"/>
              <w:left w:val="single" w:sz="4" w:space="0" w:color="auto"/>
              <w:bottom w:val="single" w:sz="4" w:space="0" w:color="auto"/>
              <w:right w:val="single" w:sz="4" w:space="0" w:color="auto"/>
            </w:tcBorders>
            <w:vAlign w:val="center"/>
            <w:hideMark/>
          </w:tcPr>
          <w:p w14:paraId="6C199A53"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E43-06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D425DEF"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bCs/>
                <w:sz w:val="24"/>
                <w:szCs w:val="24"/>
              </w:rPr>
              <w:t xml:space="preserve">TESTS SECURITE RESEAU ET FORMATION SUR </w:t>
            </w:r>
            <w:r w:rsidRPr="00584F25">
              <w:rPr>
                <w:rFonts w:ascii="Times New Roman" w:hAnsi="Times New Roman" w:cs="Times New Roman"/>
                <w:bCs/>
                <w:sz w:val="24"/>
                <w:szCs w:val="24"/>
              </w:rPr>
              <w:lastRenderedPageBreak/>
              <w:t>LA MAINTENANCE</w:t>
            </w:r>
          </w:p>
        </w:tc>
        <w:tc>
          <w:tcPr>
            <w:tcW w:w="6379" w:type="dxa"/>
            <w:tcBorders>
              <w:top w:val="single" w:sz="4" w:space="0" w:color="auto"/>
              <w:left w:val="single" w:sz="4" w:space="0" w:color="auto"/>
              <w:bottom w:val="single" w:sz="4" w:space="0" w:color="auto"/>
              <w:right w:val="single" w:sz="4" w:space="0" w:color="auto"/>
            </w:tcBorders>
            <w:vAlign w:val="center"/>
            <w:hideMark/>
          </w:tcPr>
          <w:p w14:paraId="661A765C"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bCs/>
                <w:sz w:val="24"/>
                <w:szCs w:val="24"/>
              </w:rPr>
              <w:lastRenderedPageBreak/>
              <w:t xml:space="preserve">Vérification des performances de sécurités et prévention des bonnes pratiques afin de réduire les risques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03B8DC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7BAC36B"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Cisco Packer Tracer, </w:t>
            </w:r>
            <w:proofErr w:type="spellStart"/>
            <w:r w:rsidRPr="00584F25">
              <w:rPr>
                <w:rFonts w:ascii="Times New Roman" w:hAnsi="Times New Roman" w:cs="Times New Roman"/>
                <w:sz w:val="24"/>
                <w:szCs w:val="24"/>
              </w:rPr>
              <w:t>Nmap</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14:paraId="42E79538"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GBEH REINE (RSI)</w:t>
            </w:r>
          </w:p>
        </w:tc>
      </w:tr>
      <w:tr w:rsidR="00532EC0" w:rsidRPr="00584F25" w14:paraId="009F7969" w14:textId="77777777" w:rsidTr="00532EC0">
        <w:trPr>
          <w:trHeight w:val="562"/>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46B74A05" w14:textId="6D26FDCF" w:rsidR="00532EC0" w:rsidRPr="00584F25" w:rsidRDefault="00532EC0" w:rsidP="00EB5C21">
            <w:pPr>
              <w:spacing w:line="360" w:lineRule="auto"/>
              <w:jc w:val="center"/>
              <w:rPr>
                <w:rFonts w:ascii="Times New Roman" w:hAnsi="Times New Roman" w:cs="Times New Roman"/>
                <w:b/>
                <w:bCs/>
                <w:sz w:val="24"/>
                <w:szCs w:val="24"/>
                <w:u w:val="single"/>
              </w:rPr>
            </w:pPr>
            <w:del w:id="579" w:author="Dr KROA" w:date="2024-08-10T13:58:00Z">
              <w:r w:rsidRPr="00584F25" w:rsidDel="0042245F">
                <w:rPr>
                  <w:rFonts w:ascii="Times New Roman" w:hAnsi="Times New Roman" w:cs="Times New Roman"/>
                  <w:b/>
                  <w:bCs/>
                  <w:sz w:val="24"/>
                  <w:szCs w:val="24"/>
                  <w:u w:val="single"/>
                </w:rPr>
                <w:delText>PLAN D’</w:delText>
              </w:r>
            </w:del>
            <w:r w:rsidRPr="00584F25">
              <w:rPr>
                <w:rFonts w:ascii="Times New Roman" w:hAnsi="Times New Roman" w:cs="Times New Roman"/>
                <w:b/>
                <w:bCs/>
                <w:sz w:val="24"/>
                <w:szCs w:val="24"/>
                <w:u w:val="single"/>
              </w:rPr>
              <w:t>ACTIVITE</w:t>
            </w:r>
            <w:ins w:id="580" w:author="Dr KROA" w:date="2024-08-10T13:59:00Z">
              <w:r w:rsidR="0042245F">
                <w:rPr>
                  <w:rFonts w:ascii="Times New Roman" w:hAnsi="Times New Roman" w:cs="Times New Roman"/>
                  <w:b/>
                  <w:bCs/>
                  <w:sz w:val="24"/>
                  <w:szCs w:val="24"/>
                  <w:u w:val="single"/>
                </w:rPr>
                <w:t>S DE</w:t>
              </w:r>
            </w:ins>
            <w:r w:rsidRPr="00584F25">
              <w:rPr>
                <w:rFonts w:ascii="Times New Roman" w:hAnsi="Times New Roman" w:cs="Times New Roman"/>
                <w:b/>
                <w:bCs/>
                <w:sz w:val="24"/>
                <w:szCs w:val="24"/>
                <w:u w:val="single"/>
              </w:rPr>
              <w:t xml:space="preserve"> COMMUNICATION</w:t>
            </w:r>
          </w:p>
        </w:tc>
      </w:tr>
      <w:tr w:rsidR="00532EC0" w:rsidRPr="00584F25" w14:paraId="2F6F4310" w14:textId="77777777" w:rsidTr="00532EC0">
        <w:trPr>
          <w:trHeight w:val="542"/>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01017196"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Semaine 3</w:t>
            </w:r>
          </w:p>
        </w:tc>
      </w:tr>
      <w:tr w:rsidR="00532EC0" w:rsidRPr="00584F25" w14:paraId="1128C2EF" w14:textId="77777777" w:rsidTr="00532EC0">
        <w:trPr>
          <w:trHeight w:val="568"/>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5A6C8B4C"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Plan de communication</w:t>
            </w:r>
          </w:p>
        </w:tc>
      </w:tr>
      <w:tr w:rsidR="00532EC0" w:rsidRPr="00584F25" w14:paraId="7D30CC20" w14:textId="77777777" w:rsidTr="00532EC0">
        <w:trPr>
          <w:trHeight w:val="1070"/>
        </w:trPr>
        <w:tc>
          <w:tcPr>
            <w:tcW w:w="15306" w:type="dxa"/>
            <w:gridSpan w:val="6"/>
            <w:tcBorders>
              <w:top w:val="single" w:sz="4" w:space="0" w:color="auto"/>
              <w:left w:val="single" w:sz="4" w:space="0" w:color="auto"/>
              <w:bottom w:val="single" w:sz="4" w:space="0" w:color="auto"/>
              <w:right w:val="single" w:sz="4" w:space="0" w:color="auto"/>
            </w:tcBorders>
            <w:vAlign w:val="center"/>
          </w:tcPr>
          <w:p w14:paraId="7D87C1C5" w14:textId="37305490" w:rsidR="00532EC0" w:rsidRPr="00584F25" w:rsidRDefault="00532EC0" w:rsidP="00EB5C21">
            <w:pPr>
              <w:spacing w:line="360" w:lineRule="auto"/>
              <w:rPr>
                <w:rFonts w:ascii="Times New Roman" w:hAnsi="Times New Roman" w:cs="Times New Roman"/>
                <w:sz w:val="24"/>
                <w:szCs w:val="24"/>
              </w:rPr>
            </w:pPr>
            <w:commentRangeStart w:id="581"/>
            <w:r w:rsidRPr="00584F25">
              <w:rPr>
                <w:rFonts w:ascii="Times New Roman" w:hAnsi="Times New Roman" w:cs="Times New Roman"/>
                <w:sz w:val="24"/>
                <w:szCs w:val="24"/>
              </w:rPr>
              <w:t xml:space="preserve">1. </w:t>
            </w:r>
            <w:r w:rsidRPr="00584F25">
              <w:rPr>
                <w:rFonts w:ascii="Times New Roman" w:hAnsi="Times New Roman" w:cs="Times New Roman"/>
                <w:b/>
                <w:bCs/>
                <w:sz w:val="24"/>
                <w:szCs w:val="24"/>
              </w:rPr>
              <w:t>Objectifs de communication</w:t>
            </w:r>
            <w:r w:rsidRPr="00584F25">
              <w:rPr>
                <w:rFonts w:ascii="Times New Roman" w:hAnsi="Times New Roman" w:cs="Times New Roman"/>
                <w:sz w:val="24"/>
                <w:szCs w:val="24"/>
              </w:rPr>
              <w:t xml:space="preserve"> : Augmenter la visibilité de l'entreprise auprès des artisans, attirer de nouveaux clients et établir des partenariats avec des associations artisanales.</w:t>
            </w:r>
          </w:p>
          <w:p w14:paraId="11FB0AE8" w14:textId="018018E2"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2. </w:t>
            </w:r>
            <w:r w:rsidRPr="00584F25">
              <w:rPr>
                <w:rFonts w:ascii="Times New Roman" w:hAnsi="Times New Roman" w:cs="Times New Roman"/>
                <w:b/>
                <w:bCs/>
                <w:sz w:val="24"/>
                <w:szCs w:val="24"/>
              </w:rPr>
              <w:t>Cible</w:t>
            </w:r>
            <w:r w:rsidRPr="00584F25">
              <w:rPr>
                <w:rFonts w:ascii="Times New Roman" w:hAnsi="Times New Roman" w:cs="Times New Roman"/>
                <w:sz w:val="24"/>
                <w:szCs w:val="24"/>
              </w:rPr>
              <w:t xml:space="preserve"> : Les artisans, en mettant en avant les avantages des applications personnalisées pour améliorer leur efficacité et leur productivité.</w:t>
            </w:r>
          </w:p>
          <w:p w14:paraId="6FF9AB61" w14:textId="6504BAD3"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3. </w:t>
            </w:r>
            <w:r w:rsidRPr="00584F25">
              <w:rPr>
                <w:rFonts w:ascii="Times New Roman" w:hAnsi="Times New Roman" w:cs="Times New Roman"/>
                <w:b/>
                <w:bCs/>
                <w:sz w:val="24"/>
                <w:szCs w:val="24"/>
              </w:rPr>
              <w:t>Message clé</w:t>
            </w:r>
            <w:r w:rsidRPr="00584F25">
              <w:rPr>
                <w:rFonts w:ascii="Times New Roman" w:hAnsi="Times New Roman" w:cs="Times New Roman"/>
                <w:sz w:val="24"/>
                <w:szCs w:val="24"/>
              </w:rPr>
              <w:t xml:space="preserve"> : "Optimisez votre travail d'artisanat avec notre application sur mesure, conçue pour répondre à vos besoins professionnels spécifiques."</w:t>
            </w:r>
          </w:p>
          <w:p w14:paraId="5830AD9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4. </w:t>
            </w:r>
            <w:r w:rsidRPr="00584F25">
              <w:rPr>
                <w:rFonts w:ascii="Times New Roman" w:hAnsi="Times New Roman" w:cs="Times New Roman"/>
                <w:b/>
                <w:bCs/>
                <w:sz w:val="24"/>
                <w:szCs w:val="24"/>
              </w:rPr>
              <w:t>Canaux de communication</w:t>
            </w:r>
            <w:r w:rsidRPr="00584F25">
              <w:rPr>
                <w:rFonts w:ascii="Times New Roman" w:hAnsi="Times New Roman" w:cs="Times New Roman"/>
                <w:sz w:val="24"/>
                <w:szCs w:val="24"/>
              </w:rPr>
              <w:t xml:space="preserve"> :</w:t>
            </w:r>
          </w:p>
          <w:p w14:paraId="5E811FC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 Réseaux sociaux (Facebook, Instagram) pour promouvoir les fonctionnalités de l'application et créer une communauté engagée.</w:t>
            </w:r>
          </w:p>
          <w:p w14:paraId="1AADC50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 Site web avec des études de cas et des témoignages d'artisans utilisant avec succès l'application.</w:t>
            </w:r>
          </w:p>
          <w:p w14:paraId="5BCD5669" w14:textId="2A473C9E"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 Webinaires et tutoriels en ligne pour former les artisans à utiliser efficacement l'application.</w:t>
            </w:r>
          </w:p>
          <w:p w14:paraId="6F78EA29"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5. </w:t>
            </w:r>
            <w:r w:rsidRPr="00584F25">
              <w:rPr>
                <w:rFonts w:ascii="Times New Roman" w:hAnsi="Times New Roman" w:cs="Times New Roman"/>
                <w:b/>
                <w:bCs/>
                <w:sz w:val="24"/>
                <w:szCs w:val="24"/>
              </w:rPr>
              <w:t>Calendrier de communication</w:t>
            </w:r>
            <w:r w:rsidRPr="00584F25">
              <w:rPr>
                <w:rFonts w:ascii="Times New Roman" w:hAnsi="Times New Roman" w:cs="Times New Roman"/>
                <w:sz w:val="24"/>
                <w:szCs w:val="24"/>
              </w:rPr>
              <w:t xml:space="preserve"> :</w:t>
            </w:r>
          </w:p>
          <w:p w14:paraId="0CBC15F1"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 Mois 1-2 : Lancement d'une campagne publicitaire sur les réseaux sociaux pour susciter l'intérêt des artisans.</w:t>
            </w:r>
          </w:p>
          <w:p w14:paraId="26A27985"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 Mois 3-4 : Organisation de webinaires interactifs pour présenter en détail les fonctionnalités de l'application.</w:t>
            </w:r>
          </w:p>
          <w:p w14:paraId="63499C6F" w14:textId="09ED3AD1"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lastRenderedPageBreak/>
              <w:t xml:space="preserve">   - Mois 5-6 : Publication régulière de contenus informatifs et inspirants sur les réseaux sociaux pour maintenir l'engagement des utilisateurs.</w:t>
            </w:r>
          </w:p>
          <w:p w14:paraId="0A085851" w14:textId="6CF6127E"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6. </w:t>
            </w:r>
            <w:r w:rsidRPr="00584F25">
              <w:rPr>
                <w:rFonts w:ascii="Times New Roman" w:hAnsi="Times New Roman" w:cs="Times New Roman"/>
                <w:b/>
                <w:bCs/>
                <w:sz w:val="24"/>
                <w:szCs w:val="24"/>
              </w:rPr>
              <w:t>Évaluation et ajustement</w:t>
            </w:r>
            <w:r w:rsidRPr="00584F25">
              <w:rPr>
                <w:rFonts w:ascii="Times New Roman" w:hAnsi="Times New Roman" w:cs="Times New Roman"/>
                <w:sz w:val="24"/>
                <w:szCs w:val="24"/>
              </w:rPr>
              <w:t xml:space="preserve"> : Suivre les métriques de performance, recueillir les retours des utilisateurs et ajuster la stratégie de communication pour maximiser l'impact et la satisfaction des artisans.</w:t>
            </w:r>
            <w:commentRangeEnd w:id="581"/>
            <w:r w:rsidR="0042245F">
              <w:rPr>
                <w:rStyle w:val="Marquedecommentaire"/>
              </w:rPr>
              <w:commentReference w:id="581"/>
            </w:r>
          </w:p>
        </w:tc>
      </w:tr>
      <w:tr w:rsidR="00532EC0" w:rsidRPr="00584F25" w14:paraId="35493535" w14:textId="77777777" w:rsidTr="005543D2">
        <w:trPr>
          <w:trHeight w:val="984"/>
        </w:trPr>
        <w:tc>
          <w:tcPr>
            <w:tcW w:w="1204" w:type="dxa"/>
            <w:tcBorders>
              <w:top w:val="single" w:sz="4" w:space="0" w:color="auto"/>
              <w:left w:val="single" w:sz="4" w:space="0" w:color="auto"/>
              <w:bottom w:val="single" w:sz="4" w:space="0" w:color="auto"/>
              <w:right w:val="single" w:sz="4" w:space="0" w:color="auto"/>
            </w:tcBorders>
            <w:vAlign w:val="center"/>
            <w:hideMark/>
          </w:tcPr>
          <w:p w14:paraId="5413EA60"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E43-07</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B133D5E"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LA MAINTENANCE DU BLOG ET LE SUIVI DE NOS DIFFERENTS RESEAUX SOCIAUX</w:t>
            </w:r>
          </w:p>
        </w:tc>
        <w:tc>
          <w:tcPr>
            <w:tcW w:w="6379" w:type="dxa"/>
            <w:tcBorders>
              <w:top w:val="single" w:sz="4" w:space="0" w:color="auto"/>
              <w:left w:val="single" w:sz="4" w:space="0" w:color="auto"/>
              <w:bottom w:val="single" w:sz="4" w:space="0" w:color="auto"/>
              <w:right w:val="single" w:sz="4" w:space="0" w:color="auto"/>
            </w:tcBorders>
            <w:vAlign w:val="center"/>
            <w:hideMark/>
          </w:tcPr>
          <w:p w14:paraId="4C26067B" w14:textId="424201D9"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Accroitre la visibilité de </w:t>
            </w:r>
            <w:ins w:id="582" w:author="Dr KROA" w:date="2024-08-10T14:02:00Z">
              <w:r w:rsidR="0042245F">
                <w:rPr>
                  <w:rFonts w:ascii="Times New Roman" w:hAnsi="Times New Roman" w:cs="Times New Roman"/>
                  <w:sz w:val="24"/>
                  <w:szCs w:val="24"/>
                </w:rPr>
                <w:t xml:space="preserve">la </w:t>
              </w:r>
            </w:ins>
            <w:del w:id="583" w:author="Dr KROA" w:date="2024-08-10T14:02:00Z">
              <w:r w:rsidRPr="00584F25" w:rsidDel="0042245F">
                <w:rPr>
                  <w:rFonts w:ascii="Times New Roman" w:hAnsi="Times New Roman" w:cs="Times New Roman"/>
                  <w:sz w:val="24"/>
                  <w:szCs w:val="24"/>
                </w:rPr>
                <w:delText>notre</w:delText>
              </w:r>
            </w:del>
            <w:r w:rsidRPr="00584F25">
              <w:rPr>
                <w:rFonts w:ascii="Times New Roman" w:hAnsi="Times New Roman" w:cs="Times New Roman"/>
                <w:sz w:val="24"/>
                <w:szCs w:val="24"/>
              </w:rPr>
              <w:t xml:space="preserve"> marque</w:t>
            </w:r>
            <w:ins w:id="584" w:author="Dr KROA" w:date="2024-08-10T14:02:00Z">
              <w:r w:rsidR="0042245F">
                <w:rPr>
                  <w:rFonts w:ascii="Times New Roman" w:hAnsi="Times New Roman" w:cs="Times New Roman"/>
                  <w:sz w:val="24"/>
                  <w:szCs w:val="24"/>
                </w:rPr>
                <w:t xml:space="preserve"> de l’entreprise 43</w:t>
              </w:r>
            </w:ins>
            <w:r w:rsidRPr="00584F25">
              <w:rPr>
                <w:rFonts w:ascii="Times New Roman" w:hAnsi="Times New Roman" w:cs="Times New Roman"/>
                <w:sz w:val="24"/>
                <w:szCs w:val="24"/>
              </w:rPr>
              <w:t xml:space="preserve">, d'engager </w:t>
            </w:r>
            <w:del w:id="585" w:author="Dr KROA" w:date="2024-08-10T14:02:00Z">
              <w:r w:rsidRPr="00584F25" w:rsidDel="0042245F">
                <w:rPr>
                  <w:rFonts w:ascii="Times New Roman" w:hAnsi="Times New Roman" w:cs="Times New Roman"/>
                  <w:sz w:val="24"/>
                  <w:szCs w:val="24"/>
                </w:rPr>
                <w:delText xml:space="preserve">notre </w:delText>
              </w:r>
            </w:del>
            <w:ins w:id="586" w:author="Dr KROA" w:date="2024-08-10T14:02:00Z">
              <w:r w:rsidR="0042245F">
                <w:rPr>
                  <w:rFonts w:ascii="Times New Roman" w:hAnsi="Times New Roman" w:cs="Times New Roman"/>
                  <w:sz w:val="24"/>
                  <w:szCs w:val="24"/>
                </w:rPr>
                <w:t xml:space="preserve">la </w:t>
              </w:r>
            </w:ins>
            <w:r w:rsidRPr="00584F25">
              <w:rPr>
                <w:rFonts w:ascii="Times New Roman" w:hAnsi="Times New Roman" w:cs="Times New Roman"/>
                <w:sz w:val="24"/>
                <w:szCs w:val="24"/>
              </w:rPr>
              <w:t xml:space="preserve">communauté en partageant du contenu pertinent et attractif et de renforcer </w:t>
            </w:r>
            <w:del w:id="587" w:author="Dr KROA" w:date="2024-08-10T14:03:00Z">
              <w:r w:rsidRPr="00584F25" w:rsidDel="0042245F">
                <w:rPr>
                  <w:rFonts w:ascii="Times New Roman" w:hAnsi="Times New Roman" w:cs="Times New Roman"/>
                  <w:sz w:val="24"/>
                  <w:szCs w:val="24"/>
                </w:rPr>
                <w:delText xml:space="preserve">notre </w:delText>
              </w:r>
            </w:del>
            <w:ins w:id="588" w:author="Dr KROA" w:date="2024-08-10T14:03:00Z">
              <w:r w:rsidR="0042245F">
                <w:rPr>
                  <w:rFonts w:ascii="Times New Roman" w:hAnsi="Times New Roman" w:cs="Times New Roman"/>
                  <w:sz w:val="24"/>
                  <w:szCs w:val="24"/>
                </w:rPr>
                <w:t>la</w:t>
              </w:r>
              <w:r w:rsidR="0042245F" w:rsidRPr="00584F25">
                <w:rPr>
                  <w:rFonts w:ascii="Times New Roman" w:hAnsi="Times New Roman" w:cs="Times New Roman"/>
                  <w:sz w:val="24"/>
                  <w:szCs w:val="24"/>
                </w:rPr>
                <w:t xml:space="preserve"> </w:t>
              </w:r>
            </w:ins>
            <w:r w:rsidRPr="00584F25">
              <w:rPr>
                <w:rFonts w:ascii="Times New Roman" w:hAnsi="Times New Roman" w:cs="Times New Roman"/>
                <w:sz w:val="24"/>
                <w:szCs w:val="24"/>
              </w:rPr>
              <w:t xml:space="preserve">présence en ligne. </w:t>
            </w:r>
          </w:p>
          <w:p w14:paraId="69D37386" w14:textId="7D484F7B" w:rsidR="00532EC0" w:rsidRPr="00584F25" w:rsidRDefault="00532EC0" w:rsidP="00EB5C21">
            <w:pPr>
              <w:spacing w:line="360" w:lineRule="auto"/>
              <w:rPr>
                <w:rFonts w:ascii="Times New Roman" w:hAnsi="Times New Roman" w:cs="Times New Roman"/>
                <w:sz w:val="24"/>
                <w:szCs w:val="24"/>
              </w:rPr>
            </w:pPr>
            <w:del w:id="589" w:author="Dr KROA" w:date="2024-08-10T14:03:00Z">
              <w:r w:rsidRPr="00584F25" w:rsidDel="00BE0D5B">
                <w:rPr>
                  <w:rFonts w:ascii="Times New Roman" w:hAnsi="Times New Roman" w:cs="Times New Roman"/>
                  <w:sz w:val="24"/>
                  <w:szCs w:val="24"/>
                </w:rPr>
                <w:delText>En m</w:delText>
              </w:r>
            </w:del>
            <w:ins w:id="590" w:author="Dr KROA" w:date="2024-08-10T14:03:00Z">
              <w:r w:rsidR="00BE0D5B">
                <w:rPr>
                  <w:rFonts w:ascii="Times New Roman" w:hAnsi="Times New Roman" w:cs="Times New Roman"/>
                  <w:sz w:val="24"/>
                  <w:szCs w:val="24"/>
                </w:rPr>
                <w:t>M</w:t>
              </w:r>
            </w:ins>
            <w:r w:rsidRPr="00584F25">
              <w:rPr>
                <w:rFonts w:ascii="Times New Roman" w:hAnsi="Times New Roman" w:cs="Times New Roman"/>
                <w:sz w:val="24"/>
                <w:szCs w:val="24"/>
              </w:rPr>
              <w:t xml:space="preserve">aintenant un blog actif et </w:t>
            </w:r>
            <w:ins w:id="591" w:author="Dr KROA" w:date="2024-08-10T14:03:00Z">
              <w:r w:rsidR="00BE0D5B">
                <w:rPr>
                  <w:rFonts w:ascii="Times New Roman" w:hAnsi="Times New Roman" w:cs="Times New Roman"/>
                  <w:sz w:val="24"/>
                  <w:szCs w:val="24"/>
                </w:rPr>
                <w:t xml:space="preserve">animer les </w:t>
              </w:r>
            </w:ins>
            <w:del w:id="592" w:author="Dr KROA" w:date="2024-08-10T14:04:00Z">
              <w:r w:rsidRPr="00584F25" w:rsidDel="00BE0D5B">
                <w:rPr>
                  <w:rFonts w:ascii="Times New Roman" w:hAnsi="Times New Roman" w:cs="Times New Roman"/>
                  <w:sz w:val="24"/>
                  <w:szCs w:val="24"/>
                </w:rPr>
                <w:delText xml:space="preserve">en animant nos </w:delText>
              </w:r>
            </w:del>
            <w:r w:rsidRPr="00584F25">
              <w:rPr>
                <w:rFonts w:ascii="Times New Roman" w:hAnsi="Times New Roman" w:cs="Times New Roman"/>
                <w:sz w:val="24"/>
                <w:szCs w:val="24"/>
              </w:rPr>
              <w:t>réseaux sociaux de manière régulière</w:t>
            </w:r>
            <w:ins w:id="593" w:author="Dr KROA" w:date="2024-08-10T14:04:00Z">
              <w:r w:rsidR="00BE0D5B">
                <w:rPr>
                  <w:rFonts w:ascii="Times New Roman" w:hAnsi="Times New Roman" w:cs="Times New Roman"/>
                  <w:sz w:val="24"/>
                  <w:szCs w:val="24"/>
                </w:rPr>
                <w:t xml:space="preserve">. Cela, afin de </w:t>
              </w:r>
            </w:ins>
            <w:del w:id="594" w:author="Dr KROA" w:date="2024-08-10T14:04:00Z">
              <w:r w:rsidRPr="00584F25" w:rsidDel="00BE0D5B">
                <w:rPr>
                  <w:rFonts w:ascii="Times New Roman" w:hAnsi="Times New Roman" w:cs="Times New Roman"/>
                  <w:sz w:val="24"/>
                  <w:szCs w:val="24"/>
                </w:rPr>
                <w:delText>, nous</w:delText>
              </w:r>
            </w:del>
            <w:r w:rsidRPr="00584F25">
              <w:rPr>
                <w:rFonts w:ascii="Times New Roman" w:hAnsi="Times New Roman" w:cs="Times New Roman"/>
                <w:sz w:val="24"/>
                <w:szCs w:val="24"/>
              </w:rPr>
              <w:t xml:space="preserve"> cherch</w:t>
            </w:r>
            <w:ins w:id="595" w:author="Dr KROA" w:date="2024-08-10T14:04:00Z">
              <w:r w:rsidR="00BE0D5B">
                <w:rPr>
                  <w:rFonts w:ascii="Times New Roman" w:hAnsi="Times New Roman" w:cs="Times New Roman"/>
                  <w:sz w:val="24"/>
                  <w:szCs w:val="24"/>
                </w:rPr>
                <w:t xml:space="preserve">er </w:t>
              </w:r>
            </w:ins>
            <w:del w:id="596" w:author="Dr KROA" w:date="2024-08-10T14:04:00Z">
              <w:r w:rsidRPr="00584F25" w:rsidDel="00BE0D5B">
                <w:rPr>
                  <w:rFonts w:ascii="Times New Roman" w:hAnsi="Times New Roman" w:cs="Times New Roman"/>
                  <w:sz w:val="24"/>
                  <w:szCs w:val="24"/>
                </w:rPr>
                <w:delText xml:space="preserve">ons a </w:delText>
              </w:r>
            </w:del>
            <w:ins w:id="597" w:author="Dr KROA" w:date="2024-08-10T14:04:00Z">
              <w:r w:rsidR="00BE0D5B">
                <w:rPr>
                  <w:rFonts w:ascii="Times New Roman" w:hAnsi="Times New Roman" w:cs="Times New Roman"/>
                  <w:sz w:val="24"/>
                  <w:szCs w:val="24"/>
                </w:rPr>
                <w:t xml:space="preserve">à </w:t>
              </w:r>
            </w:ins>
            <w:r w:rsidRPr="00584F25">
              <w:rPr>
                <w:rFonts w:ascii="Times New Roman" w:hAnsi="Times New Roman" w:cs="Times New Roman"/>
                <w:sz w:val="24"/>
                <w:szCs w:val="24"/>
              </w:rPr>
              <w:t xml:space="preserve">attirer de nouveaux visiteurs, </w:t>
            </w:r>
            <w:del w:id="598" w:author="Dr KROA" w:date="2024-08-10T14:05:00Z">
              <w:r w:rsidRPr="00584F25" w:rsidDel="00BE0D5B">
                <w:rPr>
                  <w:rFonts w:ascii="Times New Roman" w:hAnsi="Times New Roman" w:cs="Times New Roman"/>
                  <w:sz w:val="24"/>
                  <w:szCs w:val="24"/>
                </w:rPr>
                <w:delText xml:space="preserve">a </w:delText>
              </w:r>
            </w:del>
            <w:ins w:id="599" w:author="Dr KROA" w:date="2024-08-10T14:05:00Z">
              <w:r w:rsidR="00BE0D5B">
                <w:rPr>
                  <w:rFonts w:ascii="Times New Roman" w:hAnsi="Times New Roman" w:cs="Times New Roman"/>
                  <w:sz w:val="24"/>
                  <w:szCs w:val="24"/>
                </w:rPr>
                <w:t>à</w:t>
              </w:r>
              <w:r w:rsidR="00BE0D5B" w:rsidRPr="00584F25">
                <w:rPr>
                  <w:rFonts w:ascii="Times New Roman" w:hAnsi="Times New Roman" w:cs="Times New Roman"/>
                  <w:sz w:val="24"/>
                  <w:szCs w:val="24"/>
                </w:rPr>
                <w:t xml:space="preserve"> </w:t>
              </w:r>
            </w:ins>
            <w:r w:rsidRPr="00584F25">
              <w:rPr>
                <w:rFonts w:ascii="Times New Roman" w:hAnsi="Times New Roman" w:cs="Times New Roman"/>
                <w:sz w:val="24"/>
                <w:szCs w:val="24"/>
              </w:rPr>
              <w:t xml:space="preserve">fidéliser </w:t>
            </w:r>
            <w:ins w:id="600" w:author="Dr KROA" w:date="2024-08-10T14:05:00Z">
              <w:r w:rsidR="00BE0D5B">
                <w:rPr>
                  <w:rFonts w:ascii="Times New Roman" w:hAnsi="Times New Roman" w:cs="Times New Roman"/>
                  <w:sz w:val="24"/>
                  <w:szCs w:val="24"/>
                </w:rPr>
                <w:t xml:space="preserve">le </w:t>
              </w:r>
            </w:ins>
            <w:del w:id="601" w:author="Dr KROA" w:date="2024-08-10T14:05:00Z">
              <w:r w:rsidRPr="00584F25" w:rsidDel="00BE0D5B">
                <w:rPr>
                  <w:rFonts w:ascii="Times New Roman" w:hAnsi="Times New Roman" w:cs="Times New Roman"/>
                  <w:sz w:val="24"/>
                  <w:szCs w:val="24"/>
                </w:rPr>
                <w:delText xml:space="preserve">notre </w:delText>
              </w:r>
            </w:del>
            <w:r w:rsidRPr="00584F25">
              <w:rPr>
                <w:rFonts w:ascii="Times New Roman" w:hAnsi="Times New Roman" w:cs="Times New Roman"/>
                <w:sz w:val="24"/>
                <w:szCs w:val="24"/>
              </w:rPr>
              <w:t>public</w:t>
            </w:r>
            <w:del w:id="602" w:author="Dr KROA" w:date="2024-08-10T14:05:00Z">
              <w:r w:rsidRPr="00584F25" w:rsidDel="00BE0D5B">
                <w:rPr>
                  <w:rFonts w:ascii="Times New Roman" w:hAnsi="Times New Roman" w:cs="Times New Roman"/>
                  <w:sz w:val="24"/>
                  <w:szCs w:val="24"/>
                </w:rPr>
                <w:delText xml:space="preserve"> actuel</w:delText>
              </w:r>
            </w:del>
            <w:r w:rsidRPr="00584F25">
              <w:rPr>
                <w:rFonts w:ascii="Times New Roman" w:hAnsi="Times New Roman" w:cs="Times New Roman"/>
                <w:sz w:val="24"/>
                <w:szCs w:val="24"/>
              </w:rPr>
              <w:t xml:space="preserve">, et </w:t>
            </w:r>
            <w:del w:id="603" w:author="Dr KROA" w:date="2024-08-10T14:05:00Z">
              <w:r w:rsidRPr="00584F25" w:rsidDel="00BE0D5B">
                <w:rPr>
                  <w:rFonts w:ascii="Times New Roman" w:hAnsi="Times New Roman" w:cs="Times New Roman"/>
                  <w:sz w:val="24"/>
                  <w:szCs w:val="24"/>
                </w:rPr>
                <w:delText xml:space="preserve">a </w:delText>
              </w:r>
            </w:del>
            <w:ins w:id="604" w:author="Dr KROA" w:date="2024-08-10T14:05:00Z">
              <w:r w:rsidR="00BE0D5B">
                <w:rPr>
                  <w:rFonts w:ascii="Times New Roman" w:hAnsi="Times New Roman" w:cs="Times New Roman"/>
                  <w:sz w:val="24"/>
                  <w:szCs w:val="24"/>
                </w:rPr>
                <w:t>à</w:t>
              </w:r>
              <w:r w:rsidR="00BE0D5B" w:rsidRPr="00584F25">
                <w:rPr>
                  <w:rFonts w:ascii="Times New Roman" w:hAnsi="Times New Roman" w:cs="Times New Roman"/>
                  <w:sz w:val="24"/>
                  <w:szCs w:val="24"/>
                </w:rPr>
                <w:t xml:space="preserve"> </w:t>
              </w:r>
            </w:ins>
            <w:r w:rsidRPr="00584F25">
              <w:rPr>
                <w:rFonts w:ascii="Times New Roman" w:hAnsi="Times New Roman" w:cs="Times New Roman"/>
                <w:sz w:val="24"/>
                <w:szCs w:val="24"/>
              </w:rPr>
              <w:t xml:space="preserve">créer une relation de confiance avec </w:t>
            </w:r>
            <w:del w:id="605" w:author="Dr KROA" w:date="2024-08-10T14:05:00Z">
              <w:r w:rsidRPr="00584F25" w:rsidDel="00BE0D5B">
                <w:rPr>
                  <w:rFonts w:ascii="Times New Roman" w:hAnsi="Times New Roman" w:cs="Times New Roman"/>
                  <w:sz w:val="24"/>
                  <w:szCs w:val="24"/>
                </w:rPr>
                <w:delText xml:space="preserve">notre </w:delText>
              </w:r>
            </w:del>
            <w:ins w:id="606" w:author="Dr KROA" w:date="2024-08-10T14:05:00Z">
              <w:r w:rsidR="00BE0D5B">
                <w:rPr>
                  <w:rFonts w:ascii="Times New Roman" w:hAnsi="Times New Roman" w:cs="Times New Roman"/>
                  <w:sz w:val="24"/>
                  <w:szCs w:val="24"/>
                </w:rPr>
                <w:t xml:space="preserve">la </w:t>
              </w:r>
            </w:ins>
            <w:r w:rsidRPr="00584F25">
              <w:rPr>
                <w:rFonts w:ascii="Times New Roman" w:hAnsi="Times New Roman" w:cs="Times New Roman"/>
                <w:sz w:val="24"/>
                <w:szCs w:val="24"/>
              </w:rPr>
              <w:t xml:space="preserve">communauté. </w:t>
            </w:r>
            <w:del w:id="607" w:author="Dr KROA" w:date="2024-08-10T14:06:00Z">
              <w:r w:rsidRPr="00584F25" w:rsidDel="00BE0D5B">
                <w:rPr>
                  <w:rFonts w:ascii="Times New Roman" w:hAnsi="Times New Roman" w:cs="Times New Roman"/>
                  <w:sz w:val="24"/>
                  <w:szCs w:val="24"/>
                </w:rPr>
                <w:delText>Cela nous permettra également de p</w:delText>
              </w:r>
            </w:del>
            <w:ins w:id="608" w:author="Dr KROA" w:date="2024-08-10T14:06:00Z">
              <w:r w:rsidR="00BE0D5B">
                <w:rPr>
                  <w:rFonts w:ascii="Times New Roman" w:hAnsi="Times New Roman" w:cs="Times New Roman"/>
                  <w:sz w:val="24"/>
                  <w:szCs w:val="24"/>
                </w:rPr>
                <w:t>P</w:t>
              </w:r>
            </w:ins>
            <w:r w:rsidRPr="00584F25">
              <w:rPr>
                <w:rFonts w:ascii="Times New Roman" w:hAnsi="Times New Roman" w:cs="Times New Roman"/>
                <w:sz w:val="24"/>
                <w:szCs w:val="24"/>
              </w:rPr>
              <w:t xml:space="preserve">artager nos valeurs, nos produits ou services, et </w:t>
            </w:r>
            <w:del w:id="609" w:author="Dr KROA" w:date="2024-08-10T14:06:00Z">
              <w:r w:rsidRPr="00584F25" w:rsidDel="00BE0D5B">
                <w:rPr>
                  <w:rFonts w:ascii="Times New Roman" w:hAnsi="Times New Roman" w:cs="Times New Roman"/>
                  <w:sz w:val="24"/>
                  <w:szCs w:val="24"/>
                </w:rPr>
                <w:delText>d'</w:delText>
              </w:r>
            </w:del>
            <w:r w:rsidRPr="00584F25">
              <w:rPr>
                <w:rFonts w:ascii="Times New Roman" w:hAnsi="Times New Roman" w:cs="Times New Roman"/>
                <w:sz w:val="24"/>
                <w:szCs w:val="24"/>
              </w:rPr>
              <w:t xml:space="preserve">interagir de manière authentique avec notre audience. </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03C986"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C56FE75"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GESTION DE CONTENU &amp; SPROUT SOCIAL, PREMIERE PRO</w:t>
            </w:r>
          </w:p>
        </w:tc>
        <w:tc>
          <w:tcPr>
            <w:tcW w:w="1769" w:type="dxa"/>
            <w:tcBorders>
              <w:top w:val="single" w:sz="4" w:space="0" w:color="auto"/>
              <w:left w:val="single" w:sz="4" w:space="0" w:color="auto"/>
              <w:bottom w:val="single" w:sz="4" w:space="0" w:color="auto"/>
              <w:right w:val="single" w:sz="4" w:space="0" w:color="auto"/>
            </w:tcBorders>
            <w:vAlign w:val="center"/>
            <w:hideMark/>
          </w:tcPr>
          <w:p w14:paraId="106CB42F"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NIKEBÉ GRÂCE (COM), CONDE ALI (COM)</w:t>
            </w:r>
          </w:p>
        </w:tc>
      </w:tr>
      <w:tr w:rsidR="00532EC0" w:rsidRPr="00584F25" w14:paraId="2BA50808"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548B0CB1"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E43-08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72C55A"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 xml:space="preserve">PROGRAMMES DE FIDELITE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4F0A12D8" w14:textId="32901DED"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Fidéliser la clientèle existante en renforçant les relations avec les clients et en les incitants </w:t>
            </w:r>
            <w:del w:id="610" w:author="Dr KROA" w:date="2024-08-10T14:07:00Z">
              <w:r w:rsidRPr="00584F25" w:rsidDel="00BE0D5B">
                <w:rPr>
                  <w:rFonts w:ascii="Times New Roman" w:hAnsi="Times New Roman" w:cs="Times New Roman"/>
                  <w:sz w:val="24"/>
                  <w:szCs w:val="24"/>
                </w:rPr>
                <w:delText>a</w:delText>
              </w:r>
            </w:del>
            <w:ins w:id="611" w:author="Dr KROA" w:date="2024-08-10T14:07:00Z">
              <w:r w:rsidR="00BE0D5B">
                <w:rPr>
                  <w:rFonts w:ascii="Times New Roman" w:hAnsi="Times New Roman" w:cs="Times New Roman"/>
                  <w:sz w:val="24"/>
                  <w:szCs w:val="24"/>
                </w:rPr>
                <w:t>à</w:t>
              </w:r>
            </w:ins>
            <w:r w:rsidRPr="00584F25">
              <w:rPr>
                <w:rFonts w:ascii="Times New Roman" w:hAnsi="Times New Roman" w:cs="Times New Roman"/>
                <w:sz w:val="24"/>
                <w:szCs w:val="24"/>
              </w:rPr>
              <w:t xml:space="preserve"> revenir régulièrement. Créer un lien émotionnel avec les clients</w:t>
            </w:r>
            <w:ins w:id="612" w:author="Dr KROA" w:date="2024-08-10T14:07:00Z">
              <w:r w:rsidR="00BE0D5B">
                <w:rPr>
                  <w:rFonts w:ascii="Times New Roman" w:hAnsi="Times New Roman" w:cs="Times New Roman"/>
                  <w:sz w:val="24"/>
                  <w:szCs w:val="24"/>
                </w:rPr>
                <w:t xml:space="preserve"> et la </w:t>
              </w:r>
            </w:ins>
            <w:del w:id="613" w:author="Dr KROA" w:date="2024-08-10T14:07:00Z">
              <w:r w:rsidRPr="00584F25" w:rsidDel="00BE0D5B">
                <w:rPr>
                  <w:rFonts w:ascii="Times New Roman" w:hAnsi="Times New Roman" w:cs="Times New Roman"/>
                  <w:sz w:val="24"/>
                  <w:szCs w:val="24"/>
                </w:rPr>
                <w:delText xml:space="preserve">, de les fidéliser a la </w:delText>
              </w:r>
            </w:del>
            <w:r w:rsidRPr="00584F25">
              <w:rPr>
                <w:rFonts w:ascii="Times New Roman" w:hAnsi="Times New Roman" w:cs="Times New Roman"/>
                <w:sz w:val="24"/>
                <w:szCs w:val="24"/>
              </w:rPr>
              <w:t>marque</w:t>
            </w:r>
            <w:ins w:id="614" w:author="Dr KROA" w:date="2024-08-10T14:07:00Z">
              <w:r w:rsidR="00BE0D5B">
                <w:rPr>
                  <w:rFonts w:ascii="Times New Roman" w:hAnsi="Times New Roman" w:cs="Times New Roman"/>
                  <w:sz w:val="24"/>
                  <w:szCs w:val="24"/>
                </w:rPr>
                <w:t>.</w:t>
              </w:r>
            </w:ins>
            <w:del w:id="615" w:author="Dr KROA" w:date="2024-08-10T14:07:00Z">
              <w:r w:rsidRPr="00584F25" w:rsidDel="00BE0D5B">
                <w:rPr>
                  <w:rFonts w:ascii="Times New Roman" w:hAnsi="Times New Roman" w:cs="Times New Roman"/>
                  <w:sz w:val="24"/>
                  <w:szCs w:val="24"/>
                </w:rPr>
                <w:delText>,</w:delText>
              </w:r>
            </w:del>
            <w:r w:rsidRPr="00584F25">
              <w:rPr>
                <w:rFonts w:ascii="Times New Roman" w:hAnsi="Times New Roman" w:cs="Times New Roman"/>
                <w:sz w:val="24"/>
                <w:szCs w:val="24"/>
              </w:rPr>
              <w:t xml:space="preserve"> </w:t>
            </w:r>
            <w:del w:id="616" w:author="Dr KROA" w:date="2024-08-10T14:08:00Z">
              <w:r w:rsidRPr="00584F25" w:rsidDel="00BE0D5B">
                <w:rPr>
                  <w:rFonts w:ascii="Times New Roman" w:hAnsi="Times New Roman" w:cs="Times New Roman"/>
                  <w:sz w:val="24"/>
                  <w:szCs w:val="24"/>
                </w:rPr>
                <w:delText>d'a</w:delText>
              </w:r>
            </w:del>
            <w:ins w:id="617" w:author="Dr KROA" w:date="2024-08-10T14:08:00Z">
              <w:r w:rsidR="00BE0D5B">
                <w:rPr>
                  <w:rFonts w:ascii="Times New Roman" w:hAnsi="Times New Roman" w:cs="Times New Roman"/>
                  <w:sz w:val="24"/>
                  <w:szCs w:val="24"/>
                </w:rPr>
                <w:t>A</w:t>
              </w:r>
            </w:ins>
            <w:r w:rsidRPr="00584F25">
              <w:rPr>
                <w:rFonts w:ascii="Times New Roman" w:hAnsi="Times New Roman" w:cs="Times New Roman"/>
                <w:sz w:val="24"/>
                <w:szCs w:val="24"/>
              </w:rPr>
              <w:t>ugmenter l</w:t>
            </w:r>
            <w:ins w:id="618" w:author="Dr KROA" w:date="2024-08-10T14:09:00Z">
              <w:r w:rsidR="00BE0D5B">
                <w:rPr>
                  <w:rFonts w:ascii="Times New Roman" w:hAnsi="Times New Roman" w:cs="Times New Roman"/>
                  <w:sz w:val="24"/>
                  <w:szCs w:val="24"/>
                </w:rPr>
                <w:t>’</w:t>
              </w:r>
            </w:ins>
            <w:del w:id="619" w:author="Dr KROA" w:date="2024-08-10T14:09:00Z">
              <w:r w:rsidRPr="00584F25" w:rsidDel="00BE0D5B">
                <w:rPr>
                  <w:rFonts w:ascii="Times New Roman" w:hAnsi="Times New Roman" w:cs="Times New Roman"/>
                  <w:sz w:val="24"/>
                  <w:szCs w:val="24"/>
                </w:rPr>
                <w:delText xml:space="preserve">eur </w:delText>
              </w:r>
            </w:del>
            <w:r w:rsidRPr="00584F25">
              <w:rPr>
                <w:rFonts w:ascii="Times New Roman" w:hAnsi="Times New Roman" w:cs="Times New Roman"/>
                <w:sz w:val="24"/>
                <w:szCs w:val="24"/>
              </w:rPr>
              <w:t xml:space="preserve">engagement et </w:t>
            </w:r>
            <w:ins w:id="620" w:author="Dr KROA" w:date="2024-08-10T14:10:00Z">
              <w:r w:rsidR="00BE0D5B">
                <w:rPr>
                  <w:rFonts w:ascii="Times New Roman" w:hAnsi="Times New Roman" w:cs="Times New Roman"/>
                  <w:sz w:val="24"/>
                  <w:szCs w:val="24"/>
                </w:rPr>
                <w:t xml:space="preserve">la </w:t>
              </w:r>
            </w:ins>
            <w:del w:id="621" w:author="Dr KROA" w:date="2024-08-10T14:10:00Z">
              <w:r w:rsidRPr="00584F25" w:rsidDel="00BE0D5B">
                <w:rPr>
                  <w:rFonts w:ascii="Times New Roman" w:hAnsi="Times New Roman" w:cs="Times New Roman"/>
                  <w:sz w:val="24"/>
                  <w:szCs w:val="24"/>
                </w:rPr>
                <w:delText>leur</w:delText>
              </w:r>
            </w:del>
            <w:r w:rsidRPr="00584F25">
              <w:rPr>
                <w:rFonts w:ascii="Times New Roman" w:hAnsi="Times New Roman" w:cs="Times New Roman"/>
                <w:sz w:val="24"/>
                <w:szCs w:val="24"/>
              </w:rPr>
              <w:t xml:space="preserve"> satisfaction, et finalement </w:t>
            </w:r>
            <w:del w:id="622" w:author="Dr KROA" w:date="2024-08-10T14:10:00Z">
              <w:r w:rsidRPr="00584F25" w:rsidDel="00BE0D5B">
                <w:rPr>
                  <w:rFonts w:ascii="Times New Roman" w:hAnsi="Times New Roman" w:cs="Times New Roman"/>
                  <w:sz w:val="24"/>
                  <w:szCs w:val="24"/>
                </w:rPr>
                <w:delText>d'</w:delText>
              </w:r>
            </w:del>
            <w:r w:rsidRPr="00584F25">
              <w:rPr>
                <w:rFonts w:ascii="Times New Roman" w:hAnsi="Times New Roman" w:cs="Times New Roman"/>
                <w:sz w:val="24"/>
                <w:szCs w:val="24"/>
              </w:rPr>
              <w:t>augmenter les ventes et la rentabilité de l'entreprise</w:t>
            </w:r>
            <w:ins w:id="623" w:author="Dr KROA" w:date="2024-08-10T14:10:00Z">
              <w:r w:rsidR="00BE0D5B">
                <w:rPr>
                  <w:rFonts w:ascii="Times New Roman" w:hAnsi="Times New Roman" w:cs="Times New Roman"/>
                  <w:sz w:val="24"/>
                  <w:szCs w:val="24"/>
                </w:rPr>
                <w:t xml:space="preserve"> 43</w:t>
              </w:r>
            </w:ins>
            <w:r w:rsidRPr="00584F25">
              <w:rPr>
                <w:rFonts w:ascii="Times New Roman" w:hAnsi="Times New Roman" w:cs="Times New Roman"/>
                <w:sz w:val="24"/>
                <w:szCs w:val="24"/>
              </w:rPr>
              <w: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081B9C4"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BC0711E" w14:textId="4FDB0F3A"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LOGICIEL DE GESTION </w:t>
            </w:r>
            <w:r w:rsidR="00F91F1A" w:rsidRPr="00584F25">
              <w:rPr>
                <w:rFonts w:ascii="Times New Roman" w:hAnsi="Times New Roman" w:cs="Times New Roman"/>
                <w:sz w:val="24"/>
                <w:szCs w:val="24"/>
              </w:rPr>
              <w:t>DE RELATION</w:t>
            </w:r>
            <w:r w:rsidRPr="00584F25">
              <w:rPr>
                <w:rFonts w:ascii="Times New Roman" w:hAnsi="Times New Roman" w:cs="Times New Roman"/>
                <w:sz w:val="24"/>
                <w:szCs w:val="24"/>
              </w:rPr>
              <w:t xml:space="preserve"> CLIENTS</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0C0485E" w14:textId="314F86F1"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NIKEBÉ GRÂCE</w:t>
            </w:r>
            <w:r w:rsidR="00F91F1A">
              <w:rPr>
                <w:rFonts w:ascii="Times New Roman" w:hAnsi="Times New Roman" w:cs="Times New Roman"/>
                <w:sz w:val="24"/>
                <w:szCs w:val="24"/>
              </w:rPr>
              <w:t xml:space="preserve"> </w:t>
            </w:r>
            <w:r w:rsidRPr="00584F25">
              <w:rPr>
                <w:rFonts w:ascii="Times New Roman" w:hAnsi="Times New Roman" w:cs="Times New Roman"/>
                <w:sz w:val="24"/>
                <w:szCs w:val="24"/>
              </w:rPr>
              <w:t>(COM</w:t>
            </w:r>
            <w:r w:rsidR="00F91F1A" w:rsidRPr="00584F25">
              <w:rPr>
                <w:rFonts w:ascii="Times New Roman" w:hAnsi="Times New Roman" w:cs="Times New Roman"/>
                <w:sz w:val="24"/>
                <w:szCs w:val="24"/>
              </w:rPr>
              <w:t>),</w:t>
            </w:r>
            <w:r w:rsidRPr="00584F25">
              <w:rPr>
                <w:rFonts w:ascii="Times New Roman" w:hAnsi="Times New Roman" w:cs="Times New Roman"/>
                <w:sz w:val="24"/>
                <w:szCs w:val="24"/>
              </w:rPr>
              <w:t xml:space="preserve"> COULIBALY TIEFAGA MARIE BETH (CMD)</w:t>
            </w:r>
          </w:p>
        </w:tc>
      </w:tr>
      <w:tr w:rsidR="00532EC0" w:rsidRPr="00584F25" w14:paraId="70575789" w14:textId="77777777" w:rsidTr="005543D2">
        <w:trPr>
          <w:trHeight w:val="1095"/>
        </w:trPr>
        <w:tc>
          <w:tcPr>
            <w:tcW w:w="1204" w:type="dxa"/>
            <w:tcBorders>
              <w:top w:val="single" w:sz="4" w:space="0" w:color="auto"/>
              <w:left w:val="single" w:sz="4" w:space="0" w:color="auto"/>
              <w:bottom w:val="single" w:sz="4" w:space="0" w:color="auto"/>
              <w:right w:val="single" w:sz="4" w:space="0" w:color="auto"/>
            </w:tcBorders>
            <w:vAlign w:val="center"/>
            <w:hideMark/>
          </w:tcPr>
          <w:p w14:paraId="7531D220"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E43-09</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5710CF"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PUBLICATIONS SUR LES RESEAUX</w:t>
            </w:r>
          </w:p>
        </w:tc>
        <w:tc>
          <w:tcPr>
            <w:tcW w:w="6379" w:type="dxa"/>
            <w:tcBorders>
              <w:top w:val="single" w:sz="4" w:space="0" w:color="auto"/>
              <w:left w:val="single" w:sz="4" w:space="0" w:color="auto"/>
              <w:bottom w:val="single" w:sz="4" w:space="0" w:color="auto"/>
              <w:right w:val="single" w:sz="4" w:space="0" w:color="auto"/>
            </w:tcBorders>
            <w:vAlign w:val="center"/>
            <w:hideMark/>
          </w:tcPr>
          <w:p w14:paraId="0E2CA05B" w14:textId="42DECA3D" w:rsidR="00532EC0" w:rsidRPr="00584F25" w:rsidRDefault="00BE0D5B" w:rsidP="00EB5C21">
            <w:pPr>
              <w:spacing w:line="360" w:lineRule="auto"/>
              <w:rPr>
                <w:rFonts w:ascii="Times New Roman" w:hAnsi="Times New Roman" w:cs="Times New Roman"/>
                <w:b/>
                <w:bCs/>
                <w:sz w:val="24"/>
                <w:szCs w:val="24"/>
              </w:rPr>
            </w:pPr>
            <w:ins w:id="624" w:author="Dr KROA" w:date="2024-08-10T14:11:00Z">
              <w:r>
                <w:rPr>
                  <w:rFonts w:ascii="Times New Roman" w:hAnsi="Times New Roman" w:cs="Times New Roman"/>
                  <w:sz w:val="24"/>
                  <w:szCs w:val="24"/>
                </w:rPr>
                <w:t xml:space="preserve">Faciliter la </w:t>
              </w:r>
            </w:ins>
            <w:del w:id="625" w:author="Dr KROA" w:date="2024-08-10T14:11:00Z">
              <w:r w:rsidR="00532EC0" w:rsidRPr="00584F25" w:rsidDel="00BE0D5B">
                <w:rPr>
                  <w:rFonts w:ascii="Times New Roman" w:hAnsi="Times New Roman" w:cs="Times New Roman"/>
                  <w:sz w:val="24"/>
                  <w:szCs w:val="24"/>
                </w:rPr>
                <w:delText>V</w:delText>
              </w:r>
            </w:del>
            <w:ins w:id="626" w:author="Dr KROA" w:date="2024-08-10T14:11:00Z">
              <w:r>
                <w:rPr>
                  <w:rFonts w:ascii="Times New Roman" w:hAnsi="Times New Roman" w:cs="Times New Roman"/>
                  <w:sz w:val="24"/>
                  <w:szCs w:val="24"/>
                </w:rPr>
                <w:t>v</w:t>
              </w:r>
            </w:ins>
            <w:r w:rsidR="00532EC0" w:rsidRPr="00584F25">
              <w:rPr>
                <w:rFonts w:ascii="Times New Roman" w:hAnsi="Times New Roman" w:cs="Times New Roman"/>
                <w:sz w:val="24"/>
                <w:szCs w:val="24"/>
              </w:rPr>
              <w:t>isibilité de l’application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1107DA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0B14B28"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FACEBOOK ADS, INSTAGRAM ADS</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C9D0F0E"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HAÏDARA MOHAMED (COM),</w:t>
            </w:r>
          </w:p>
        </w:tc>
      </w:tr>
      <w:tr w:rsidR="00532EC0" w:rsidRPr="00584F25" w14:paraId="2860EB51" w14:textId="77777777" w:rsidTr="00532EC0">
        <w:trPr>
          <w:trHeight w:val="418"/>
        </w:trPr>
        <w:tc>
          <w:tcPr>
            <w:tcW w:w="1204" w:type="dxa"/>
            <w:tcBorders>
              <w:top w:val="single" w:sz="4" w:space="0" w:color="auto"/>
              <w:left w:val="single" w:sz="4" w:space="0" w:color="auto"/>
              <w:bottom w:val="single" w:sz="4" w:space="0" w:color="auto"/>
              <w:right w:val="single" w:sz="4" w:space="0" w:color="auto"/>
            </w:tcBorders>
            <w:vAlign w:val="center"/>
            <w:hideMark/>
          </w:tcPr>
          <w:p w14:paraId="61C61F99"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E43-10</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B7221A" w14:textId="0191159F" w:rsidR="00532EC0" w:rsidRPr="00584F25" w:rsidRDefault="00532EC0" w:rsidP="00EB5C21">
            <w:pPr>
              <w:spacing w:line="360" w:lineRule="auto"/>
              <w:rPr>
                <w:rFonts w:ascii="Times New Roman" w:hAnsi="Times New Roman" w:cs="Times New Roman"/>
                <w:b/>
                <w:bCs/>
                <w:sz w:val="24"/>
                <w:szCs w:val="24"/>
              </w:rPr>
            </w:pPr>
            <w:del w:id="627" w:author="Dr KROA" w:date="2024-08-10T14:13:00Z">
              <w:r w:rsidRPr="00584F25" w:rsidDel="00BE0D5B">
                <w:rPr>
                  <w:rFonts w:ascii="Times New Roman" w:hAnsi="Times New Roman" w:cs="Times New Roman"/>
                  <w:sz w:val="24"/>
                  <w:szCs w:val="24"/>
                </w:rPr>
                <w:delText>Améliorez votre métier : La puissance des applications personnalisées</w:delText>
              </w:r>
            </w:del>
            <w:ins w:id="628" w:author="Dr KROA" w:date="2024-08-10T14:13:00Z">
              <w:r w:rsidR="00BE0D5B">
                <w:rPr>
                  <w:rFonts w:ascii="Times New Roman" w:hAnsi="Times New Roman" w:cs="Times New Roman"/>
                  <w:sz w:val="24"/>
                  <w:szCs w:val="24"/>
                </w:rPr>
                <w:t>RENFORCER LES COMPETENCES DES ARTISANS</w:t>
              </w:r>
            </w:ins>
            <w:r w:rsidRPr="00584F25">
              <w:rPr>
                <w:rFonts w:ascii="Times New Roman" w:hAnsi="Times New Roman" w:cs="Times New Roman"/>
                <w:sz w:val="24"/>
                <w:szCs w:val="24"/>
              </w:rPr>
              <w:t>.</w:t>
            </w:r>
          </w:p>
        </w:tc>
        <w:tc>
          <w:tcPr>
            <w:tcW w:w="6379" w:type="dxa"/>
            <w:tcBorders>
              <w:top w:val="single" w:sz="4" w:space="0" w:color="auto"/>
              <w:left w:val="single" w:sz="4" w:space="0" w:color="auto"/>
              <w:bottom w:val="single" w:sz="4" w:space="0" w:color="auto"/>
              <w:right w:val="single" w:sz="4" w:space="0" w:color="auto"/>
            </w:tcBorders>
            <w:vAlign w:val="center"/>
            <w:hideMark/>
          </w:tcPr>
          <w:p w14:paraId="74A3FA09" w14:textId="7B4FE467" w:rsidR="00532EC0" w:rsidRPr="00584F25" w:rsidRDefault="00532EC0" w:rsidP="00EB5C21">
            <w:pPr>
              <w:spacing w:line="360" w:lineRule="auto"/>
              <w:rPr>
                <w:rFonts w:ascii="Times New Roman" w:hAnsi="Times New Roman" w:cs="Times New Roman"/>
                <w:b/>
                <w:bCs/>
                <w:sz w:val="24"/>
                <w:szCs w:val="24"/>
              </w:rPr>
            </w:pPr>
            <w:del w:id="629" w:author="Dr KROA" w:date="2024-08-10T14:13:00Z">
              <w:r w:rsidRPr="00584F25" w:rsidDel="00F96DEB">
                <w:rPr>
                  <w:rFonts w:ascii="Times New Roman" w:hAnsi="Times New Roman" w:cs="Times New Roman"/>
                  <w:sz w:val="24"/>
                  <w:szCs w:val="24"/>
                </w:rPr>
                <w:delText>L'activité met en avant l'idée de r</w:delText>
              </w:r>
            </w:del>
            <w:ins w:id="630" w:author="Dr KROA" w:date="2024-08-10T14:13:00Z">
              <w:r w:rsidR="00F96DEB">
                <w:rPr>
                  <w:rFonts w:ascii="Times New Roman" w:hAnsi="Times New Roman" w:cs="Times New Roman"/>
                  <w:sz w:val="24"/>
                  <w:szCs w:val="24"/>
                </w:rPr>
                <w:t>R</w:t>
              </w:r>
            </w:ins>
            <w:r w:rsidRPr="00584F25">
              <w:rPr>
                <w:rFonts w:ascii="Times New Roman" w:hAnsi="Times New Roman" w:cs="Times New Roman"/>
                <w:sz w:val="24"/>
                <w:szCs w:val="24"/>
              </w:rPr>
              <w:t>enforcer les compétences des artisans grâce à des applications adaptées à leurs besoins spécifiques</w:t>
            </w:r>
            <w:ins w:id="631" w:author="Dr KROA" w:date="2024-08-10T14:14:00Z">
              <w:r w:rsidR="00F96DEB" w:rsidRPr="00584F25">
                <w:rPr>
                  <w:rFonts w:ascii="Times New Roman" w:hAnsi="Times New Roman" w:cs="Times New Roman"/>
                  <w:sz w:val="24"/>
                  <w:szCs w:val="24"/>
                </w:rPr>
                <w:t xml:space="preserve"> </w:t>
              </w:r>
              <w:r w:rsidR="00F96DEB" w:rsidRPr="00584F25">
                <w:rPr>
                  <w:rFonts w:ascii="Times New Roman" w:hAnsi="Times New Roman" w:cs="Times New Roman"/>
                  <w:sz w:val="24"/>
                  <w:szCs w:val="24"/>
                </w:rPr>
                <w:t xml:space="preserve">grâce à la personnalisation des </w:t>
              </w:r>
            </w:ins>
            <w:del w:id="632" w:author="Dr KROA" w:date="2024-08-10T14:14:00Z">
              <w:r w:rsidRPr="00584F25" w:rsidDel="00F96DEB">
                <w:rPr>
                  <w:rFonts w:ascii="Times New Roman" w:hAnsi="Times New Roman" w:cs="Times New Roman"/>
                  <w:sz w:val="24"/>
                  <w:szCs w:val="24"/>
                </w:rPr>
                <w:delText>.</w:delText>
              </w:r>
            </w:del>
            <w:ins w:id="633" w:author="Dr KROA" w:date="2024-08-10T14:14:00Z">
              <w:r w:rsidR="00F96DEB" w:rsidRPr="00584F25">
                <w:rPr>
                  <w:rFonts w:ascii="Times New Roman" w:hAnsi="Times New Roman" w:cs="Times New Roman"/>
                  <w:sz w:val="24"/>
                  <w:szCs w:val="24"/>
                </w:rPr>
                <w:t>outils.</w:t>
              </w:r>
            </w:ins>
            <w:r w:rsidRPr="00584F25">
              <w:rPr>
                <w:rFonts w:ascii="Times New Roman" w:hAnsi="Times New Roman" w:cs="Times New Roman"/>
                <w:sz w:val="24"/>
                <w:szCs w:val="24"/>
              </w:rPr>
              <w:t xml:space="preserve"> </w:t>
            </w:r>
            <w:del w:id="634" w:author="Dr KROA" w:date="2024-08-10T14:14:00Z">
              <w:r w:rsidRPr="00584F25" w:rsidDel="00F96DEB">
                <w:rPr>
                  <w:rFonts w:ascii="Times New Roman" w:hAnsi="Times New Roman" w:cs="Times New Roman"/>
                  <w:sz w:val="24"/>
                  <w:szCs w:val="24"/>
                </w:rPr>
                <w:delText>Il souligne l'aspect positif de l'amélioration professionnelle et de l'efficacité grâce à la personnalisation des outils.</w:delText>
              </w:r>
            </w:del>
          </w:p>
        </w:tc>
        <w:tc>
          <w:tcPr>
            <w:tcW w:w="1843" w:type="dxa"/>
            <w:tcBorders>
              <w:top w:val="single" w:sz="4" w:space="0" w:color="auto"/>
              <w:left w:val="single" w:sz="4" w:space="0" w:color="auto"/>
              <w:bottom w:val="single" w:sz="4" w:space="0" w:color="auto"/>
              <w:right w:val="single" w:sz="4" w:space="0" w:color="auto"/>
            </w:tcBorders>
            <w:vAlign w:val="center"/>
            <w:hideMark/>
          </w:tcPr>
          <w:p w14:paraId="51BC2D1F"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10 Jours</w:t>
            </w:r>
          </w:p>
        </w:tc>
        <w:tc>
          <w:tcPr>
            <w:tcW w:w="1843" w:type="dxa"/>
            <w:tcBorders>
              <w:top w:val="single" w:sz="4" w:space="0" w:color="auto"/>
              <w:left w:val="single" w:sz="4" w:space="0" w:color="auto"/>
              <w:bottom w:val="single" w:sz="4" w:space="0" w:color="auto"/>
              <w:right w:val="single" w:sz="4" w:space="0" w:color="auto"/>
            </w:tcBorders>
            <w:vAlign w:val="center"/>
          </w:tcPr>
          <w:p w14:paraId="3B1BCFDC" w14:textId="77777777" w:rsidR="00532EC0" w:rsidRPr="00584F25" w:rsidRDefault="00532EC0" w:rsidP="00EB5C21">
            <w:pPr>
              <w:spacing w:line="360" w:lineRule="auto"/>
              <w:rPr>
                <w:rFonts w:ascii="Times New Roman" w:hAnsi="Times New Roman" w:cs="Times New Roman"/>
                <w:sz w:val="24"/>
                <w:szCs w:val="24"/>
              </w:rPr>
            </w:pPr>
          </w:p>
        </w:tc>
        <w:tc>
          <w:tcPr>
            <w:tcW w:w="1769" w:type="dxa"/>
            <w:tcBorders>
              <w:top w:val="single" w:sz="4" w:space="0" w:color="auto"/>
              <w:left w:val="single" w:sz="4" w:space="0" w:color="auto"/>
              <w:bottom w:val="single" w:sz="4" w:space="0" w:color="auto"/>
              <w:right w:val="single" w:sz="4" w:space="0" w:color="auto"/>
            </w:tcBorders>
            <w:vAlign w:val="center"/>
            <w:hideMark/>
          </w:tcPr>
          <w:p w14:paraId="3501FD58"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Djibril latif (COM)</w:t>
            </w:r>
          </w:p>
        </w:tc>
      </w:tr>
      <w:tr w:rsidR="00532EC0" w:rsidRPr="00584F25" w14:paraId="46BA9A20" w14:textId="77777777" w:rsidTr="005543D2">
        <w:trPr>
          <w:trHeight w:val="1409"/>
        </w:trPr>
        <w:tc>
          <w:tcPr>
            <w:tcW w:w="1204" w:type="dxa"/>
            <w:tcBorders>
              <w:top w:val="single" w:sz="4" w:space="0" w:color="auto"/>
              <w:left w:val="single" w:sz="4" w:space="0" w:color="auto"/>
              <w:bottom w:val="single" w:sz="4" w:space="0" w:color="auto"/>
              <w:right w:val="single" w:sz="4" w:space="0" w:color="auto"/>
            </w:tcBorders>
            <w:vAlign w:val="center"/>
            <w:hideMark/>
          </w:tcPr>
          <w:p w14:paraId="29304DC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D25A756" w14:textId="30E52DEA" w:rsidR="00532EC0" w:rsidRPr="00584F25" w:rsidRDefault="00532EC0" w:rsidP="00EB5C21">
            <w:pPr>
              <w:spacing w:line="360" w:lineRule="auto"/>
              <w:rPr>
                <w:rFonts w:ascii="Times New Roman" w:hAnsi="Times New Roman" w:cs="Times New Roman"/>
                <w:b/>
                <w:bCs/>
                <w:sz w:val="24"/>
                <w:szCs w:val="24"/>
              </w:rPr>
            </w:pPr>
            <w:del w:id="635" w:author="Dr KROA" w:date="2024-08-10T14:15:00Z">
              <w:r w:rsidRPr="00584F25" w:rsidDel="00F96DEB">
                <w:rPr>
                  <w:rFonts w:ascii="Times New Roman" w:hAnsi="Times New Roman" w:cs="Times New Roman"/>
                  <w:sz w:val="24"/>
                  <w:szCs w:val="24"/>
                </w:rPr>
                <w:delText>Faire des publicités télévisées et panneaux</w:delText>
              </w:r>
            </w:del>
            <w:ins w:id="636" w:author="Dr KROA" w:date="2024-08-10T14:15:00Z">
              <w:r w:rsidR="00F96DEB">
                <w:rPr>
                  <w:rFonts w:ascii="Times New Roman" w:hAnsi="Times New Roman" w:cs="Times New Roman"/>
                  <w:sz w:val="24"/>
                  <w:szCs w:val="24"/>
                </w:rPr>
                <w:t xml:space="preserve">PUBLICATION TELEVISEES </w:t>
              </w:r>
            </w:ins>
          </w:p>
        </w:tc>
        <w:tc>
          <w:tcPr>
            <w:tcW w:w="6379" w:type="dxa"/>
            <w:tcBorders>
              <w:top w:val="single" w:sz="4" w:space="0" w:color="auto"/>
              <w:left w:val="single" w:sz="4" w:space="0" w:color="auto"/>
              <w:bottom w:val="single" w:sz="4" w:space="0" w:color="auto"/>
              <w:right w:val="single" w:sz="4" w:space="0" w:color="auto"/>
            </w:tcBorders>
            <w:vAlign w:val="center"/>
          </w:tcPr>
          <w:p w14:paraId="68915D5D" w14:textId="7EB19455" w:rsidR="00532EC0" w:rsidDel="00F96DEB" w:rsidRDefault="00532EC0" w:rsidP="00EB5C21">
            <w:pPr>
              <w:spacing w:line="360" w:lineRule="auto"/>
              <w:rPr>
                <w:del w:id="637" w:author="Dr KROA" w:date="2024-08-10T14:15:00Z"/>
                <w:rFonts w:ascii="Times New Roman" w:hAnsi="Times New Roman" w:cs="Times New Roman"/>
                <w:sz w:val="24"/>
                <w:szCs w:val="24"/>
              </w:rPr>
            </w:pPr>
            <w:del w:id="638" w:author="Dr KROA" w:date="2024-08-10T14:15:00Z">
              <w:r w:rsidRPr="00584F25" w:rsidDel="00F96DEB">
                <w:rPr>
                  <w:rFonts w:ascii="Times New Roman" w:hAnsi="Times New Roman" w:cs="Times New Roman"/>
                  <w:sz w:val="24"/>
                  <w:szCs w:val="24"/>
                </w:rPr>
                <w:delText xml:space="preserve">Accroître la visibilité de notre marque, d'engager notre communauté en partageant du contenu pertinent et attractif et de renforcer notre présence en ligne. </w:delText>
              </w:r>
            </w:del>
          </w:p>
          <w:p w14:paraId="4FBAEC00" w14:textId="0153F048" w:rsidR="00F96DEB" w:rsidRPr="00584F25" w:rsidRDefault="00F96DEB" w:rsidP="00EB5C21">
            <w:pPr>
              <w:spacing w:line="360" w:lineRule="auto"/>
              <w:rPr>
                <w:ins w:id="639" w:author="Dr KROA" w:date="2024-08-10T14:16:00Z"/>
                <w:rFonts w:ascii="Times New Roman" w:hAnsi="Times New Roman" w:cs="Times New Roman"/>
                <w:sz w:val="24"/>
                <w:szCs w:val="24"/>
              </w:rPr>
            </w:pPr>
            <w:ins w:id="640" w:author="Dr KROA" w:date="2024-08-10T14:16:00Z">
              <w:r>
                <w:rPr>
                  <w:rFonts w:ascii="Times New Roman" w:hAnsi="Times New Roman" w:cs="Times New Roman"/>
                  <w:sz w:val="24"/>
                  <w:szCs w:val="24"/>
                </w:rPr>
                <w:t xml:space="preserve">Réaliser des spots publicitaires à </w:t>
              </w:r>
            </w:ins>
            <w:ins w:id="641" w:author="Dr KROA" w:date="2024-08-10T14:17:00Z">
              <w:r>
                <w:rPr>
                  <w:rFonts w:ascii="Times New Roman" w:hAnsi="Times New Roman" w:cs="Times New Roman"/>
                  <w:sz w:val="24"/>
                  <w:szCs w:val="24"/>
                </w:rPr>
                <w:t>diffuser sur les chaines télévisées</w:t>
              </w:r>
            </w:ins>
          </w:p>
          <w:p w14:paraId="412C9FFF" w14:textId="27E2E60F" w:rsidR="00532EC0" w:rsidRPr="00584F25" w:rsidRDefault="00532EC0" w:rsidP="00EB5C21">
            <w:pPr>
              <w:spacing w:line="360" w:lineRule="auto"/>
              <w:rPr>
                <w:rFonts w:ascii="Times New Roman" w:hAnsi="Times New Roman" w:cs="Times New Roman"/>
                <w:sz w:val="24"/>
                <w:szCs w:val="24"/>
              </w:rPr>
            </w:pPr>
            <w:del w:id="642" w:author="Dr KROA" w:date="2024-08-10T14:16:00Z">
              <w:r w:rsidRPr="00584F25" w:rsidDel="00F96DEB">
                <w:rPr>
                  <w:rFonts w:ascii="Times New Roman" w:hAnsi="Times New Roman" w:cs="Times New Roman"/>
                  <w:sz w:val="24"/>
                  <w:szCs w:val="24"/>
                </w:rPr>
                <w:delText xml:space="preserve">En maintenant un blog actif et en animant nos réseaux sociaux de manière régulière, nous cherchons à attirer de nouveaux visiteurs, à fidéliser notre public actuel, et à créer une relation de confiance avec notre communauté. Cela nous permettra </w:delText>
              </w:r>
              <w:r w:rsidRPr="00584F25" w:rsidDel="00F96DEB">
                <w:rPr>
                  <w:rFonts w:ascii="Times New Roman" w:hAnsi="Times New Roman" w:cs="Times New Roman"/>
                  <w:sz w:val="24"/>
                  <w:szCs w:val="24"/>
                </w:rPr>
                <w:lastRenderedPageBreak/>
                <w:delText xml:space="preserve">également de partager nos valeurs, nos produits ou services, et d'interagir de manière authentique avec notre audience. </w:delText>
              </w:r>
            </w:del>
          </w:p>
        </w:tc>
        <w:tc>
          <w:tcPr>
            <w:tcW w:w="1843" w:type="dxa"/>
            <w:tcBorders>
              <w:top w:val="single" w:sz="4" w:space="0" w:color="auto"/>
              <w:left w:val="single" w:sz="4" w:space="0" w:color="auto"/>
              <w:bottom w:val="single" w:sz="4" w:space="0" w:color="auto"/>
              <w:right w:val="single" w:sz="4" w:space="0" w:color="auto"/>
            </w:tcBorders>
            <w:vAlign w:val="center"/>
            <w:hideMark/>
          </w:tcPr>
          <w:p w14:paraId="6802DF03"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lastRenderedPageBreak/>
              <w:t>12 Jours</w:t>
            </w:r>
          </w:p>
        </w:tc>
        <w:tc>
          <w:tcPr>
            <w:tcW w:w="1843" w:type="dxa"/>
            <w:tcBorders>
              <w:top w:val="single" w:sz="4" w:space="0" w:color="auto"/>
              <w:left w:val="single" w:sz="4" w:space="0" w:color="auto"/>
              <w:bottom w:val="single" w:sz="4" w:space="0" w:color="auto"/>
              <w:right w:val="single" w:sz="4" w:space="0" w:color="auto"/>
            </w:tcBorders>
            <w:vAlign w:val="center"/>
          </w:tcPr>
          <w:p w14:paraId="51326D13"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Première pro, </w:t>
            </w:r>
            <w:proofErr w:type="spellStart"/>
            <w:r w:rsidRPr="00584F25">
              <w:rPr>
                <w:rFonts w:ascii="Times New Roman" w:hAnsi="Times New Roman" w:cs="Times New Roman"/>
                <w:sz w:val="24"/>
                <w:szCs w:val="24"/>
              </w:rPr>
              <w:t>illustrator</w:t>
            </w:r>
            <w:proofErr w:type="spellEnd"/>
          </w:p>
          <w:p w14:paraId="168F5CD4" w14:textId="77777777" w:rsidR="00532EC0" w:rsidRPr="00584F25" w:rsidRDefault="00532EC0" w:rsidP="00EB5C21">
            <w:pPr>
              <w:spacing w:line="360" w:lineRule="auto"/>
              <w:rPr>
                <w:rFonts w:ascii="Times New Roman" w:hAnsi="Times New Roman" w:cs="Times New Roman"/>
                <w:sz w:val="24"/>
                <w:szCs w:val="24"/>
              </w:rPr>
            </w:pPr>
          </w:p>
        </w:tc>
        <w:tc>
          <w:tcPr>
            <w:tcW w:w="1769" w:type="dxa"/>
            <w:tcBorders>
              <w:top w:val="single" w:sz="4" w:space="0" w:color="auto"/>
              <w:left w:val="single" w:sz="4" w:space="0" w:color="auto"/>
              <w:bottom w:val="single" w:sz="4" w:space="0" w:color="auto"/>
              <w:right w:val="single" w:sz="4" w:space="0" w:color="auto"/>
            </w:tcBorders>
            <w:vAlign w:val="center"/>
            <w:hideMark/>
          </w:tcPr>
          <w:p w14:paraId="14E8EC36"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HAÏDARA MOHAMED (COM)</w:t>
            </w:r>
          </w:p>
        </w:tc>
      </w:tr>
      <w:tr w:rsidR="00532EC0" w:rsidRPr="00584F25" w14:paraId="00536875" w14:textId="77777777" w:rsidTr="00D745BF">
        <w:trPr>
          <w:trHeight w:val="1550"/>
        </w:trPr>
        <w:tc>
          <w:tcPr>
            <w:tcW w:w="1204" w:type="dxa"/>
            <w:tcBorders>
              <w:top w:val="single" w:sz="4" w:space="0" w:color="auto"/>
              <w:left w:val="single" w:sz="4" w:space="0" w:color="auto"/>
              <w:bottom w:val="single" w:sz="4" w:space="0" w:color="auto"/>
              <w:right w:val="single" w:sz="4" w:space="0" w:color="auto"/>
            </w:tcBorders>
            <w:vAlign w:val="center"/>
            <w:hideMark/>
          </w:tcPr>
          <w:p w14:paraId="7FB7948A"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0CA66F2"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Les Réseaux sociaux, les flyers les panneaux publicitaires</w:t>
            </w:r>
          </w:p>
        </w:tc>
        <w:tc>
          <w:tcPr>
            <w:tcW w:w="6379" w:type="dxa"/>
            <w:tcBorders>
              <w:top w:val="single" w:sz="4" w:space="0" w:color="auto"/>
              <w:left w:val="single" w:sz="4" w:space="0" w:color="auto"/>
              <w:bottom w:val="single" w:sz="4" w:space="0" w:color="auto"/>
              <w:right w:val="single" w:sz="4" w:space="0" w:color="auto"/>
            </w:tcBorders>
            <w:vAlign w:val="center"/>
          </w:tcPr>
          <w:p w14:paraId="2D8FD0E3" w14:textId="3347EEDB"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les réseaux sociaux, les flyers et les panneaux publicitaires ont pour objectif d'augmenter la visibilité, de générer des leads et de renforcer la confiance dans la qualité des applications offertes aux artisans.</w:t>
            </w:r>
          </w:p>
          <w:p w14:paraId="014D725B"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 promouvoir efficacement les applications personnalisées pour améliorer l'efficacité et la productivité des artisans. Si vous avez besoin de plus de détails sur l'utilisation de ces outils pour atteindre vos objectifs.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328B10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B1C143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Adobe </w:t>
            </w:r>
            <w:proofErr w:type="spellStart"/>
            <w:proofErr w:type="gramStart"/>
            <w:r w:rsidRPr="00584F25">
              <w:rPr>
                <w:rFonts w:ascii="Times New Roman" w:hAnsi="Times New Roman" w:cs="Times New Roman"/>
                <w:sz w:val="24"/>
                <w:szCs w:val="24"/>
              </w:rPr>
              <w:t>illustrator</w:t>
            </w:r>
            <w:proofErr w:type="spellEnd"/>
            <w:r w:rsidRPr="00584F25">
              <w:rPr>
                <w:rFonts w:ascii="Times New Roman" w:hAnsi="Times New Roman" w:cs="Times New Roman"/>
                <w:sz w:val="24"/>
                <w:szCs w:val="24"/>
              </w:rPr>
              <w:t xml:space="preserve"> ,</w:t>
            </w:r>
            <w:proofErr w:type="gramEnd"/>
            <w:r w:rsidRPr="00584F25">
              <w:rPr>
                <w:rFonts w:ascii="Times New Roman" w:hAnsi="Times New Roman" w:cs="Times New Roman"/>
                <w:sz w:val="24"/>
                <w:szCs w:val="24"/>
              </w:rPr>
              <w:t xml:space="preserve"> </w:t>
            </w:r>
            <w:proofErr w:type="spellStart"/>
            <w:r w:rsidRPr="00584F25">
              <w:rPr>
                <w:rFonts w:ascii="Times New Roman" w:hAnsi="Times New Roman" w:cs="Times New Roman"/>
                <w:sz w:val="24"/>
                <w:szCs w:val="24"/>
              </w:rPr>
              <w:t>canva</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14:paraId="1F404994"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CONDE ALI (COM)</w:t>
            </w:r>
          </w:p>
        </w:tc>
      </w:tr>
      <w:tr w:rsidR="00532EC0" w:rsidRPr="00584F25" w14:paraId="4D392D1F"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1ADAF662"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2ACD54" w14:textId="77777777" w:rsidR="00532EC0" w:rsidRPr="00584F25" w:rsidRDefault="00532EC0" w:rsidP="00EB5C21">
            <w:pPr>
              <w:spacing w:line="360" w:lineRule="auto"/>
              <w:rPr>
                <w:rFonts w:ascii="Times New Roman" w:hAnsi="Times New Roman" w:cs="Times New Roman"/>
                <w:b/>
                <w:bCs/>
                <w:sz w:val="24"/>
                <w:szCs w:val="24"/>
              </w:rPr>
            </w:pPr>
            <w:commentRangeStart w:id="643"/>
            <w:r w:rsidRPr="00584F25">
              <w:rPr>
                <w:rFonts w:ascii="Times New Roman" w:hAnsi="Times New Roman" w:cs="Times New Roman"/>
                <w:sz w:val="24"/>
                <w:szCs w:val="24"/>
              </w:rPr>
              <w:t>Des messages bien centralisés qui seront distribués sur les réseaux téléphoniques</w:t>
            </w:r>
          </w:p>
        </w:tc>
        <w:tc>
          <w:tcPr>
            <w:tcW w:w="6379" w:type="dxa"/>
            <w:tcBorders>
              <w:top w:val="single" w:sz="4" w:space="0" w:color="auto"/>
              <w:left w:val="single" w:sz="4" w:space="0" w:color="auto"/>
              <w:bottom w:val="single" w:sz="4" w:space="0" w:color="auto"/>
              <w:right w:val="single" w:sz="4" w:space="0" w:color="auto"/>
            </w:tcBorders>
            <w:vAlign w:val="center"/>
            <w:hideMark/>
          </w:tcPr>
          <w:p w14:paraId="4E13F72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-Toucher efficacement notre public cible, de transmettre des informations pertinentes et ciblées, et d'engager notre audience de manière directe et personnalisée. </w:t>
            </w:r>
          </w:p>
          <w:p w14:paraId="6EFE71D4"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-créer une interaction plus directe avec les utilisateurs, de promouvoir des offres spéciales ou des événements, et de renforcer la relation avec notre communauté.</w:t>
            </w:r>
          </w:p>
          <w:p w14:paraId="3261D537"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-mieux répondre à leurs besoins et attentes, ce qui favorisera l'engagement et la fidélisation.</w:t>
            </w:r>
            <w:commentRangeEnd w:id="643"/>
            <w:r w:rsidR="00F96DEB">
              <w:rPr>
                <w:rStyle w:val="Marquedecommentaire"/>
              </w:rPr>
              <w:commentReference w:id="643"/>
            </w:r>
          </w:p>
        </w:tc>
        <w:tc>
          <w:tcPr>
            <w:tcW w:w="1843" w:type="dxa"/>
            <w:tcBorders>
              <w:top w:val="single" w:sz="4" w:space="0" w:color="auto"/>
              <w:left w:val="single" w:sz="4" w:space="0" w:color="auto"/>
              <w:bottom w:val="single" w:sz="4" w:space="0" w:color="auto"/>
              <w:right w:val="single" w:sz="4" w:space="0" w:color="auto"/>
            </w:tcBorders>
            <w:vAlign w:val="center"/>
            <w:hideMark/>
          </w:tcPr>
          <w:p w14:paraId="6E3D7AEA"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7A15E57"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SMS MASSE</w:t>
            </w:r>
          </w:p>
        </w:tc>
        <w:tc>
          <w:tcPr>
            <w:tcW w:w="1769" w:type="dxa"/>
            <w:tcBorders>
              <w:top w:val="single" w:sz="4" w:space="0" w:color="auto"/>
              <w:left w:val="single" w:sz="4" w:space="0" w:color="auto"/>
              <w:bottom w:val="single" w:sz="4" w:space="0" w:color="auto"/>
              <w:right w:val="single" w:sz="4" w:space="0" w:color="auto"/>
            </w:tcBorders>
            <w:vAlign w:val="center"/>
            <w:hideMark/>
          </w:tcPr>
          <w:p w14:paraId="14AD08D9"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NIKEBIÉ GRÂCE (COM)</w:t>
            </w:r>
          </w:p>
        </w:tc>
      </w:tr>
      <w:tr w:rsidR="00532EC0" w:rsidRPr="00584F25" w14:paraId="7382F934" w14:textId="77777777" w:rsidTr="00532EC0">
        <w:trPr>
          <w:trHeight w:val="615"/>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2584D242" w14:textId="309624F9" w:rsidR="00532EC0" w:rsidRPr="00584F25" w:rsidRDefault="00532EC0" w:rsidP="00EB5C21">
            <w:pPr>
              <w:spacing w:line="360" w:lineRule="auto"/>
              <w:jc w:val="center"/>
              <w:rPr>
                <w:rFonts w:ascii="Times New Roman" w:hAnsi="Times New Roman" w:cs="Times New Roman"/>
                <w:b/>
                <w:bCs/>
                <w:sz w:val="24"/>
                <w:szCs w:val="24"/>
                <w:u w:val="single"/>
              </w:rPr>
            </w:pPr>
            <w:del w:id="644" w:author="Dr KROA" w:date="2024-08-10T14:20:00Z">
              <w:r w:rsidRPr="00584F25" w:rsidDel="00F96DEB">
                <w:rPr>
                  <w:rFonts w:ascii="Times New Roman" w:hAnsi="Times New Roman" w:cs="Times New Roman"/>
                  <w:b/>
                  <w:bCs/>
                  <w:sz w:val="24"/>
                  <w:szCs w:val="24"/>
                  <w:u w:val="single"/>
                </w:rPr>
                <w:delText>PLAN D’</w:delText>
              </w:r>
            </w:del>
            <w:r w:rsidRPr="00584F25">
              <w:rPr>
                <w:rFonts w:ascii="Times New Roman" w:hAnsi="Times New Roman" w:cs="Times New Roman"/>
                <w:b/>
                <w:bCs/>
                <w:sz w:val="24"/>
                <w:szCs w:val="24"/>
                <w:u w:val="single"/>
              </w:rPr>
              <w:t>ACTIVITE</w:t>
            </w:r>
            <w:ins w:id="645" w:author="Dr KROA" w:date="2024-08-10T14:20:00Z">
              <w:r w:rsidR="00F96DEB">
                <w:rPr>
                  <w:rFonts w:ascii="Times New Roman" w:hAnsi="Times New Roman" w:cs="Times New Roman"/>
                  <w:b/>
                  <w:bCs/>
                  <w:sz w:val="24"/>
                  <w:szCs w:val="24"/>
                  <w:u w:val="single"/>
                </w:rPr>
                <w:t>S</w:t>
              </w:r>
            </w:ins>
            <w:r w:rsidRPr="00584F25">
              <w:rPr>
                <w:rFonts w:ascii="Times New Roman" w:hAnsi="Times New Roman" w:cs="Times New Roman"/>
                <w:b/>
                <w:bCs/>
                <w:sz w:val="24"/>
                <w:szCs w:val="24"/>
                <w:u w:val="single"/>
              </w:rPr>
              <w:t xml:space="preserve"> MARCKETING</w:t>
            </w:r>
          </w:p>
        </w:tc>
      </w:tr>
      <w:tr w:rsidR="00532EC0" w:rsidRPr="00584F25" w14:paraId="2EC7545E" w14:textId="77777777" w:rsidTr="00532EC0">
        <w:trPr>
          <w:trHeight w:val="541"/>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029F27D2"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Semaine 4</w:t>
            </w:r>
          </w:p>
        </w:tc>
      </w:tr>
      <w:tr w:rsidR="00532EC0" w:rsidRPr="001F0DCB" w14:paraId="292E62A8" w14:textId="77777777" w:rsidTr="005543D2">
        <w:trPr>
          <w:trHeight w:val="1551"/>
        </w:trPr>
        <w:tc>
          <w:tcPr>
            <w:tcW w:w="1204" w:type="dxa"/>
            <w:tcBorders>
              <w:top w:val="single" w:sz="4" w:space="0" w:color="auto"/>
              <w:left w:val="single" w:sz="4" w:space="0" w:color="auto"/>
              <w:bottom w:val="single" w:sz="4" w:space="0" w:color="auto"/>
              <w:right w:val="single" w:sz="4" w:space="0" w:color="auto"/>
            </w:tcBorders>
            <w:vAlign w:val="center"/>
            <w:hideMark/>
          </w:tcPr>
          <w:p w14:paraId="2FFC7304" w14:textId="77777777" w:rsidR="00532EC0" w:rsidRPr="00584F25" w:rsidRDefault="00532EC0" w:rsidP="00EB5C21">
            <w:pPr>
              <w:spacing w:line="360" w:lineRule="auto"/>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D53B45" w14:textId="75E9E37F" w:rsidR="00F96DEB" w:rsidRPr="00584F25" w:rsidRDefault="00532EC0" w:rsidP="00EB5C21">
            <w:pPr>
              <w:spacing w:line="360" w:lineRule="auto"/>
              <w:rPr>
                <w:rFonts w:ascii="Times New Roman" w:hAnsi="Times New Roman" w:cs="Times New Roman"/>
                <w:b/>
                <w:bCs/>
                <w:sz w:val="24"/>
                <w:szCs w:val="24"/>
              </w:rPr>
            </w:pPr>
            <w:del w:id="646" w:author="Dr KROA" w:date="2024-08-10T14:20:00Z">
              <w:r w:rsidRPr="00584F25" w:rsidDel="00F96DEB">
                <w:rPr>
                  <w:rFonts w:ascii="Times New Roman" w:hAnsi="Times New Roman" w:cs="Times New Roman"/>
                  <w:sz w:val="24"/>
                  <w:szCs w:val="24"/>
                  <w:lang w:val="en-US"/>
                </w:rPr>
                <w:delText>Créer de la notoriété</w:delText>
              </w:r>
            </w:del>
            <w:ins w:id="647" w:author="Dr KROA" w:date="2024-08-10T14:20:00Z">
              <w:r w:rsidR="00F96DEB">
                <w:rPr>
                  <w:rFonts w:ascii="Times New Roman" w:hAnsi="Times New Roman" w:cs="Times New Roman"/>
                  <w:sz w:val="24"/>
                  <w:szCs w:val="24"/>
                  <w:lang w:val="en-US"/>
                </w:rPr>
                <w:t xml:space="preserve">CREATION DE NOTORIETE </w:t>
              </w:r>
            </w:ins>
          </w:p>
        </w:tc>
        <w:tc>
          <w:tcPr>
            <w:tcW w:w="6379" w:type="dxa"/>
            <w:tcBorders>
              <w:top w:val="single" w:sz="4" w:space="0" w:color="auto"/>
              <w:left w:val="single" w:sz="4" w:space="0" w:color="auto"/>
              <w:bottom w:val="single" w:sz="4" w:space="0" w:color="auto"/>
              <w:right w:val="single" w:sz="4" w:space="0" w:color="auto"/>
            </w:tcBorders>
            <w:vAlign w:val="center"/>
            <w:hideMark/>
          </w:tcPr>
          <w:p w14:paraId="494F7F3D"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Créer la confiance et la crédibilité, augmenter les ventes, expansion sur le nouveaux marché</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9D11158"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49320B4"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bCs/>
                <w:sz w:val="24"/>
                <w:szCs w:val="24"/>
                <w:lang w:val="en-US"/>
              </w:rPr>
              <w:t>Facebook ADS, Instagram ADS, LinkedIn</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B5A7B07" w14:textId="77777777" w:rsidR="00532EC0" w:rsidRPr="00584F25" w:rsidRDefault="00532EC0" w:rsidP="00EB5C21">
            <w:pPr>
              <w:spacing w:line="360" w:lineRule="auto"/>
              <w:rPr>
                <w:rFonts w:ascii="Times New Roman" w:hAnsi="Times New Roman" w:cs="Times New Roman"/>
                <w:bCs/>
                <w:sz w:val="24"/>
                <w:szCs w:val="24"/>
                <w:lang w:val="en-US"/>
              </w:rPr>
            </w:pPr>
            <w:r w:rsidRPr="00584F25">
              <w:rPr>
                <w:rFonts w:ascii="Times New Roman" w:hAnsi="Times New Roman" w:cs="Times New Roman"/>
                <w:sz w:val="24"/>
                <w:szCs w:val="24"/>
                <w:lang w:val="en-US"/>
              </w:rPr>
              <w:t>COULIBALY TIEFAGA (CMD), NIKEBE GRACE (COM)</w:t>
            </w:r>
          </w:p>
        </w:tc>
      </w:tr>
      <w:tr w:rsidR="00532EC0" w:rsidRPr="00584F25" w14:paraId="7D675F80"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738B99D3"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D9928D7" w14:textId="77777777" w:rsidR="00532EC0" w:rsidRPr="00584F25" w:rsidRDefault="00532EC0" w:rsidP="00EB5C21">
            <w:pPr>
              <w:spacing w:line="360" w:lineRule="auto"/>
              <w:rPr>
                <w:rFonts w:ascii="Times New Roman" w:hAnsi="Times New Roman" w:cs="Times New Roman"/>
                <w:b/>
                <w:bCs/>
                <w:sz w:val="24"/>
                <w:szCs w:val="24"/>
              </w:rPr>
            </w:pPr>
            <w:proofErr w:type="gramStart"/>
            <w:r w:rsidRPr="00584F25">
              <w:rPr>
                <w:rFonts w:ascii="Times New Roman" w:hAnsi="Times New Roman" w:cs="Times New Roman"/>
                <w:sz w:val="24"/>
                <w:szCs w:val="24"/>
              </w:rPr>
              <w:t>MARKETING  DE</w:t>
            </w:r>
            <w:proofErr w:type="gramEnd"/>
            <w:r w:rsidRPr="00584F25">
              <w:rPr>
                <w:rFonts w:ascii="Times New Roman" w:hAnsi="Times New Roman" w:cs="Times New Roman"/>
                <w:sz w:val="24"/>
                <w:szCs w:val="24"/>
              </w:rPr>
              <w:t xml:space="preserve"> CONTENU</w:t>
            </w:r>
          </w:p>
        </w:tc>
        <w:tc>
          <w:tcPr>
            <w:tcW w:w="6379" w:type="dxa"/>
            <w:tcBorders>
              <w:top w:val="single" w:sz="4" w:space="0" w:color="auto"/>
              <w:left w:val="single" w:sz="4" w:space="0" w:color="auto"/>
              <w:bottom w:val="single" w:sz="4" w:space="0" w:color="auto"/>
              <w:right w:val="single" w:sz="4" w:space="0" w:color="auto"/>
            </w:tcBorders>
            <w:vAlign w:val="center"/>
            <w:hideMark/>
          </w:tcPr>
          <w:p w14:paraId="07C09D3F" w14:textId="2D960562" w:rsidR="00532EC0" w:rsidRPr="00584F25" w:rsidRDefault="00532EC0" w:rsidP="00EB5C21">
            <w:pPr>
              <w:spacing w:line="360" w:lineRule="auto"/>
              <w:rPr>
                <w:rFonts w:ascii="Times New Roman" w:hAnsi="Times New Roman" w:cs="Times New Roman"/>
                <w:b/>
                <w:bCs/>
                <w:sz w:val="24"/>
                <w:szCs w:val="24"/>
              </w:rPr>
            </w:pPr>
            <w:del w:id="648" w:author="Dr KROA" w:date="2024-08-10T14:21:00Z">
              <w:r w:rsidRPr="00584F25" w:rsidDel="00F96DEB">
                <w:rPr>
                  <w:rFonts w:ascii="Times New Roman" w:hAnsi="Times New Roman" w:cs="Times New Roman"/>
                  <w:sz w:val="24"/>
                  <w:szCs w:val="24"/>
                </w:rPr>
                <w:delText>À p</w:delText>
              </w:r>
            </w:del>
            <w:ins w:id="649" w:author="Dr KROA" w:date="2024-08-10T14:21:00Z">
              <w:r w:rsidR="00F96DEB">
                <w:rPr>
                  <w:rFonts w:ascii="Times New Roman" w:hAnsi="Times New Roman" w:cs="Times New Roman"/>
                  <w:sz w:val="24"/>
                  <w:szCs w:val="24"/>
                </w:rPr>
                <w:t>P</w:t>
              </w:r>
            </w:ins>
            <w:r w:rsidRPr="00584F25">
              <w:rPr>
                <w:rFonts w:ascii="Times New Roman" w:hAnsi="Times New Roman" w:cs="Times New Roman"/>
                <w:sz w:val="24"/>
                <w:szCs w:val="24"/>
              </w:rPr>
              <w:t>lanifier le</w:t>
            </w:r>
            <w:del w:id="650" w:author="Dr KROA" w:date="2024-08-10T14:21:00Z">
              <w:r w:rsidRPr="00584F25" w:rsidDel="00F96DEB">
                <w:rPr>
                  <w:rFonts w:ascii="Times New Roman" w:hAnsi="Times New Roman" w:cs="Times New Roman"/>
                  <w:sz w:val="24"/>
                  <w:szCs w:val="24"/>
                </w:rPr>
                <w:delText>ur</w:delText>
              </w:r>
            </w:del>
            <w:r w:rsidRPr="00584F25">
              <w:rPr>
                <w:rFonts w:ascii="Times New Roman" w:hAnsi="Times New Roman" w:cs="Times New Roman"/>
                <w:sz w:val="24"/>
                <w:szCs w:val="24"/>
              </w:rPr>
              <w:t>s activités sur les réseaux sociaux de manière efficace, en permettant la publication et la gestion de contenu sur plusieurs plateformes depuis une seule interface, a création de designs facile et accessible à tous, en proposant une variété de modèles et d'éléments graphiques personnalisables,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35D24E6"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75D4913"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WordPress, Buffer ou </w:t>
            </w:r>
            <w:proofErr w:type="spellStart"/>
            <w:r w:rsidRPr="00584F25">
              <w:rPr>
                <w:rFonts w:ascii="Times New Roman" w:hAnsi="Times New Roman" w:cs="Times New Roman"/>
                <w:sz w:val="24"/>
                <w:szCs w:val="24"/>
              </w:rPr>
              <w:t>Hootsuite</w:t>
            </w:r>
            <w:proofErr w:type="spellEnd"/>
            <w:r w:rsidRPr="00584F25">
              <w:rPr>
                <w:rFonts w:ascii="Times New Roman" w:hAnsi="Times New Roman" w:cs="Times New Roman"/>
                <w:sz w:val="24"/>
                <w:szCs w:val="24"/>
              </w:rPr>
              <w:t xml:space="preserve"> Google </w:t>
            </w:r>
            <w:proofErr w:type="gramStart"/>
            <w:r w:rsidRPr="00584F25">
              <w:rPr>
                <w:rFonts w:ascii="Times New Roman" w:hAnsi="Times New Roman" w:cs="Times New Roman"/>
                <w:sz w:val="24"/>
                <w:szCs w:val="24"/>
              </w:rPr>
              <w:t xml:space="preserve">Analytics,  </w:t>
            </w:r>
            <w:proofErr w:type="spellStart"/>
            <w:r w:rsidRPr="00584F25">
              <w:rPr>
                <w:rFonts w:ascii="Times New Roman" w:hAnsi="Times New Roman" w:cs="Times New Roman"/>
                <w:sz w:val="24"/>
                <w:szCs w:val="24"/>
              </w:rPr>
              <w:t>Canva</w:t>
            </w:r>
            <w:proofErr w:type="spellEnd"/>
            <w:proofErr w:type="gramEnd"/>
            <w:r w:rsidRPr="00584F25">
              <w:rPr>
                <w:rFonts w:ascii="Times New Roman" w:hAnsi="Times New Roman" w:cs="Times New Roman"/>
                <w:sz w:val="24"/>
                <w:szCs w:val="24"/>
              </w:rPr>
              <w:t xml:space="preserve"> ou Adobe Creative Suite,  </w:t>
            </w:r>
            <w:proofErr w:type="spellStart"/>
            <w:r w:rsidRPr="00584F25">
              <w:rPr>
                <w:rFonts w:ascii="Times New Roman" w:hAnsi="Times New Roman" w:cs="Times New Roman"/>
                <w:sz w:val="24"/>
                <w:szCs w:val="24"/>
              </w:rPr>
              <w:t>Mailchimp</w:t>
            </w:r>
            <w:proofErr w:type="spellEnd"/>
            <w:r w:rsidRPr="00584F25">
              <w:rPr>
                <w:rFonts w:ascii="Times New Roman" w:hAnsi="Times New Roman" w:cs="Times New Roman"/>
                <w:sz w:val="24"/>
                <w:szCs w:val="24"/>
              </w:rPr>
              <w:t xml:space="preserve">, </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0C91640"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COULIBALY TIEFAGA MARIE BETH (CMD)</w:t>
            </w:r>
          </w:p>
        </w:tc>
      </w:tr>
      <w:tr w:rsidR="00532EC0" w:rsidRPr="00584F25" w14:paraId="1768DA47"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01C7B1E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E43-16</w:t>
            </w:r>
          </w:p>
        </w:tc>
        <w:tc>
          <w:tcPr>
            <w:tcW w:w="2268" w:type="dxa"/>
            <w:tcBorders>
              <w:top w:val="single" w:sz="4" w:space="0" w:color="auto"/>
              <w:left w:val="single" w:sz="4" w:space="0" w:color="auto"/>
              <w:bottom w:val="single" w:sz="4" w:space="0" w:color="auto"/>
              <w:right w:val="single" w:sz="4" w:space="0" w:color="auto"/>
            </w:tcBorders>
            <w:vAlign w:val="center"/>
          </w:tcPr>
          <w:p w14:paraId="6501B7D3" w14:textId="036F8B62" w:rsidR="00532EC0" w:rsidRPr="00584F25" w:rsidDel="00CA388D" w:rsidRDefault="00532EC0" w:rsidP="00EB5C21">
            <w:pPr>
              <w:spacing w:line="360" w:lineRule="auto"/>
              <w:rPr>
                <w:del w:id="651" w:author="Dr KROA" w:date="2024-08-10T14:22:00Z"/>
                <w:rFonts w:ascii="Times New Roman" w:hAnsi="Times New Roman" w:cs="Times New Roman"/>
                <w:b/>
                <w:bCs/>
                <w:sz w:val="24"/>
                <w:szCs w:val="24"/>
              </w:rPr>
            </w:pPr>
            <w:del w:id="652" w:author="Dr KROA" w:date="2024-08-10T14:22:00Z">
              <w:r w:rsidRPr="00CA388D" w:rsidDel="00CA388D">
                <w:rPr>
                  <w:rFonts w:ascii="Times New Roman" w:hAnsi="Times New Roman" w:cs="Times New Roman"/>
                  <w:sz w:val="24"/>
                  <w:szCs w:val="24"/>
                  <w:rPrChange w:id="653" w:author="Dr KROA" w:date="2024-08-10T14:22:00Z">
                    <w:rPr>
                      <w:rFonts w:ascii="Times New Roman" w:hAnsi="Times New Roman" w:cs="Times New Roman"/>
                      <w:sz w:val="24"/>
                      <w:szCs w:val="24"/>
                      <w:lang w:val="en-US"/>
                    </w:rPr>
                  </w:rPrChange>
                </w:rPr>
                <w:delText>Stimuler les ventes</w:delText>
              </w:r>
            </w:del>
          </w:p>
          <w:p w14:paraId="0DF5F49F" w14:textId="5EA8C8DD" w:rsidR="00532EC0" w:rsidRPr="00584F25" w:rsidRDefault="00CA388D" w:rsidP="00EB5C21">
            <w:pPr>
              <w:spacing w:line="360" w:lineRule="auto"/>
              <w:rPr>
                <w:rFonts w:ascii="Times New Roman" w:hAnsi="Times New Roman" w:cs="Times New Roman"/>
                <w:b/>
                <w:bCs/>
                <w:sz w:val="24"/>
                <w:szCs w:val="24"/>
              </w:rPr>
            </w:pPr>
            <w:ins w:id="654" w:author="Dr KROA" w:date="2024-08-10T14:22:00Z">
              <w:r>
                <w:rPr>
                  <w:rFonts w:ascii="Times New Roman" w:hAnsi="Times New Roman" w:cs="Times New Roman"/>
                  <w:b/>
                  <w:bCs/>
                  <w:sz w:val="24"/>
                  <w:szCs w:val="24"/>
                </w:rPr>
                <w:t xml:space="preserve">STIMULATION DES VENTES </w:t>
              </w:r>
            </w:ins>
          </w:p>
        </w:tc>
        <w:tc>
          <w:tcPr>
            <w:tcW w:w="6379" w:type="dxa"/>
            <w:tcBorders>
              <w:top w:val="single" w:sz="4" w:space="0" w:color="auto"/>
              <w:left w:val="single" w:sz="4" w:space="0" w:color="auto"/>
              <w:bottom w:val="single" w:sz="4" w:space="0" w:color="auto"/>
              <w:right w:val="single" w:sz="4" w:space="0" w:color="auto"/>
            </w:tcBorders>
            <w:vAlign w:val="center"/>
            <w:hideMark/>
          </w:tcPr>
          <w:p w14:paraId="2FB62F82"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Augmenter les ventes inciter les consommateurs à acheter</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B496D75"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AF91C89"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bCs/>
                <w:sz w:val="24"/>
                <w:szCs w:val="24"/>
              </w:rPr>
              <w:t xml:space="preserve">Facebook, </w:t>
            </w:r>
            <w:proofErr w:type="spellStart"/>
            <w:r w:rsidRPr="00584F25">
              <w:rPr>
                <w:rFonts w:ascii="Times New Roman" w:hAnsi="Times New Roman" w:cs="Times New Roman"/>
                <w:bCs/>
                <w:sz w:val="24"/>
                <w:szCs w:val="24"/>
              </w:rPr>
              <w:t>instagram</w:t>
            </w:r>
            <w:proofErr w:type="spellEnd"/>
            <w:r w:rsidRPr="00584F25">
              <w:rPr>
                <w:rFonts w:ascii="Times New Roman" w:hAnsi="Times New Roman" w:cs="Times New Roman"/>
                <w:bCs/>
                <w:sz w:val="24"/>
                <w:szCs w:val="24"/>
              </w:rPr>
              <w:t>, twitter</w:t>
            </w:r>
          </w:p>
        </w:tc>
        <w:tc>
          <w:tcPr>
            <w:tcW w:w="1769" w:type="dxa"/>
            <w:tcBorders>
              <w:top w:val="single" w:sz="4" w:space="0" w:color="auto"/>
              <w:left w:val="single" w:sz="4" w:space="0" w:color="auto"/>
              <w:bottom w:val="single" w:sz="4" w:space="0" w:color="auto"/>
              <w:right w:val="single" w:sz="4" w:space="0" w:color="auto"/>
            </w:tcBorders>
            <w:vAlign w:val="center"/>
            <w:hideMark/>
          </w:tcPr>
          <w:p w14:paraId="51C89780"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lang w:val="en-US"/>
              </w:rPr>
              <w:t>COULIBALY TIEFAGA MARIE BETH (CMD)</w:t>
            </w:r>
          </w:p>
        </w:tc>
      </w:tr>
      <w:tr w:rsidR="00532EC0" w:rsidRPr="00584F25" w14:paraId="43C9F0D9"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2C8A81ED"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E43-17</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8A73A69" w14:textId="77777777" w:rsidR="00532EC0" w:rsidRPr="00584F25" w:rsidRDefault="00532EC0" w:rsidP="00EB5C21">
            <w:pPr>
              <w:spacing w:line="360" w:lineRule="auto"/>
              <w:rPr>
                <w:rFonts w:ascii="Times New Roman" w:hAnsi="Times New Roman" w:cs="Times New Roman"/>
                <w:b/>
                <w:bCs/>
                <w:sz w:val="24"/>
                <w:szCs w:val="24"/>
              </w:rPr>
            </w:pPr>
            <w:commentRangeStart w:id="655"/>
            <w:proofErr w:type="spellStart"/>
            <w:r w:rsidRPr="00584F25">
              <w:rPr>
                <w:rFonts w:ascii="Times New Roman" w:hAnsi="Times New Roman" w:cs="Times New Roman"/>
                <w:sz w:val="24"/>
                <w:szCs w:val="24"/>
                <w:lang w:val="en-US"/>
              </w:rPr>
              <w:t>Attirer</w:t>
            </w:r>
            <w:proofErr w:type="spellEnd"/>
            <w:r w:rsidRPr="00584F25">
              <w:rPr>
                <w:rFonts w:ascii="Times New Roman" w:hAnsi="Times New Roman" w:cs="Times New Roman"/>
                <w:sz w:val="24"/>
                <w:szCs w:val="24"/>
                <w:lang w:val="en-US"/>
              </w:rPr>
              <w:t xml:space="preserve"> de nouveau client</w:t>
            </w:r>
            <w:commentRangeEnd w:id="655"/>
            <w:r w:rsidR="00FD2E1E">
              <w:rPr>
                <w:rStyle w:val="Marquedecommentaire"/>
              </w:rPr>
              <w:commentReference w:id="655"/>
            </w:r>
          </w:p>
        </w:tc>
        <w:tc>
          <w:tcPr>
            <w:tcW w:w="6379" w:type="dxa"/>
            <w:tcBorders>
              <w:top w:val="single" w:sz="4" w:space="0" w:color="auto"/>
              <w:left w:val="single" w:sz="4" w:space="0" w:color="auto"/>
              <w:bottom w:val="single" w:sz="4" w:space="0" w:color="auto"/>
              <w:right w:val="single" w:sz="4" w:space="0" w:color="auto"/>
            </w:tcBorders>
            <w:vAlign w:val="center"/>
            <w:hideMark/>
          </w:tcPr>
          <w:p w14:paraId="2278BBC4" w14:textId="77777777" w:rsidR="00532EC0" w:rsidRPr="00584F25" w:rsidRDefault="00532EC0" w:rsidP="00EB5C21">
            <w:pPr>
              <w:spacing w:line="360" w:lineRule="auto"/>
              <w:rPr>
                <w:rFonts w:ascii="Times New Roman" w:hAnsi="Times New Roman" w:cs="Times New Roman"/>
                <w:b/>
                <w:bCs/>
                <w:sz w:val="24"/>
                <w:szCs w:val="24"/>
              </w:rPr>
            </w:pPr>
            <w:r w:rsidRPr="00584F25">
              <w:rPr>
                <w:rFonts w:ascii="Times New Roman" w:hAnsi="Times New Roman" w:cs="Times New Roman"/>
                <w:sz w:val="24"/>
                <w:szCs w:val="24"/>
              </w:rPr>
              <w:t>Accroitre les revenus, innovation et feedback</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C81E15"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10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36B0D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bCs/>
                <w:sz w:val="24"/>
                <w:szCs w:val="24"/>
              </w:rPr>
              <w:t xml:space="preserve">Facebook, </w:t>
            </w:r>
            <w:proofErr w:type="spellStart"/>
            <w:r w:rsidRPr="00584F25">
              <w:rPr>
                <w:rFonts w:ascii="Times New Roman" w:hAnsi="Times New Roman" w:cs="Times New Roman"/>
                <w:bCs/>
                <w:sz w:val="24"/>
                <w:szCs w:val="24"/>
              </w:rPr>
              <w:t>instagram</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14:paraId="712C190D"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lang w:val="en-US"/>
              </w:rPr>
              <w:t xml:space="preserve">KOUASSI KOFFI </w:t>
            </w:r>
            <w:r w:rsidRPr="00584F25">
              <w:rPr>
                <w:rFonts w:ascii="Times New Roman" w:hAnsi="Times New Roman" w:cs="Times New Roman"/>
                <w:sz w:val="24"/>
                <w:szCs w:val="24"/>
                <w:lang w:val="en-US"/>
              </w:rPr>
              <w:lastRenderedPageBreak/>
              <w:t>SAMUEL (CMD)</w:t>
            </w:r>
          </w:p>
        </w:tc>
      </w:tr>
      <w:tr w:rsidR="00532EC0" w:rsidRPr="00584F25" w14:paraId="59B08AA1"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352988A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E43-18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56D3881"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MARKETING SUR LES RESEAU SOCIAUX</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A1D76AC" w14:textId="69F0B17B"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Programmer des publications, à analyser leur performance et à engager avec l'audience. </w:t>
            </w:r>
            <w:r w:rsidR="00962A8D" w:rsidRPr="00584F25">
              <w:rPr>
                <w:rFonts w:ascii="Times New Roman" w:hAnsi="Times New Roman" w:cs="Times New Roman"/>
                <w:sz w:val="24"/>
                <w:szCs w:val="24"/>
              </w:rPr>
              <w:t>Créer</w:t>
            </w:r>
            <w:r w:rsidRPr="00584F25">
              <w:rPr>
                <w:rFonts w:ascii="Times New Roman" w:hAnsi="Times New Roman" w:cs="Times New Roman"/>
                <w:sz w:val="24"/>
                <w:szCs w:val="24"/>
              </w:rPr>
              <w:t>, gérer et analyser des campagnes publicitaires sur Facebook et Instagram.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75E54B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8E5AF99" w14:textId="77777777" w:rsidR="00532EC0" w:rsidRPr="00584F25" w:rsidRDefault="00532EC0" w:rsidP="00EB5C21">
            <w:pPr>
              <w:spacing w:line="360" w:lineRule="auto"/>
              <w:rPr>
                <w:rFonts w:ascii="Times New Roman" w:hAnsi="Times New Roman" w:cs="Times New Roman"/>
                <w:bCs/>
                <w:sz w:val="24"/>
                <w:szCs w:val="24"/>
                <w:lang w:val="en-US"/>
              </w:rPr>
            </w:pPr>
            <w:r w:rsidRPr="00584F25">
              <w:rPr>
                <w:rFonts w:ascii="Times New Roman" w:hAnsi="Times New Roman" w:cs="Times New Roman"/>
                <w:sz w:val="24"/>
                <w:szCs w:val="24"/>
                <w:lang w:val="en-US"/>
              </w:rPr>
              <w:t xml:space="preserve">Buffer, Facebook Ads Manager, </w:t>
            </w:r>
            <w:proofErr w:type="spellStart"/>
            <w:r w:rsidRPr="00584F25">
              <w:rPr>
                <w:rFonts w:ascii="Times New Roman" w:hAnsi="Times New Roman" w:cs="Times New Roman"/>
                <w:sz w:val="24"/>
                <w:szCs w:val="24"/>
                <w:lang w:val="en-US"/>
              </w:rPr>
              <w:t>Socialbakers</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14:paraId="1E8E71CD" w14:textId="77777777" w:rsidR="00532EC0" w:rsidRPr="00584F25" w:rsidRDefault="00532EC0" w:rsidP="00EB5C21">
            <w:pPr>
              <w:spacing w:line="360" w:lineRule="auto"/>
              <w:rPr>
                <w:rFonts w:ascii="Times New Roman" w:hAnsi="Times New Roman" w:cs="Times New Roman"/>
                <w:sz w:val="24"/>
                <w:szCs w:val="24"/>
                <w:lang w:val="en-US"/>
              </w:rPr>
            </w:pPr>
            <w:proofErr w:type="gramStart"/>
            <w:r w:rsidRPr="00584F25">
              <w:rPr>
                <w:rFonts w:ascii="Times New Roman" w:hAnsi="Times New Roman" w:cs="Times New Roman"/>
                <w:sz w:val="24"/>
                <w:szCs w:val="24"/>
              </w:rPr>
              <w:t>KOUASSI  KOFFI</w:t>
            </w:r>
            <w:proofErr w:type="gramEnd"/>
            <w:r w:rsidRPr="00584F25">
              <w:rPr>
                <w:rFonts w:ascii="Times New Roman" w:hAnsi="Times New Roman" w:cs="Times New Roman"/>
                <w:sz w:val="24"/>
                <w:szCs w:val="24"/>
              </w:rPr>
              <w:t xml:space="preserve"> SAMUEL (CMD)</w:t>
            </w:r>
          </w:p>
        </w:tc>
      </w:tr>
      <w:tr w:rsidR="00532EC0" w:rsidRPr="00584F25" w14:paraId="41B08031" w14:textId="77777777" w:rsidTr="005543D2">
        <w:trPr>
          <w:trHeight w:val="558"/>
        </w:trPr>
        <w:tc>
          <w:tcPr>
            <w:tcW w:w="1204" w:type="dxa"/>
            <w:tcBorders>
              <w:top w:val="single" w:sz="4" w:space="0" w:color="auto"/>
              <w:left w:val="single" w:sz="4" w:space="0" w:color="auto"/>
              <w:bottom w:val="single" w:sz="4" w:space="0" w:color="auto"/>
              <w:right w:val="single" w:sz="4" w:space="0" w:color="auto"/>
            </w:tcBorders>
            <w:vAlign w:val="center"/>
            <w:hideMark/>
          </w:tcPr>
          <w:p w14:paraId="64C3356D"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E43-19</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E588DD"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EMAIL MARKETING</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3C06034"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Facilité d'utilisation et ses fonctionnalités complètes, y compris l'automatisation, les tests A/B, et les rapports détaillés.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6375D2B"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4FE0FE4" w14:textId="77777777" w:rsidR="00532EC0" w:rsidRPr="00584F25" w:rsidRDefault="00532EC0" w:rsidP="00EB5C21">
            <w:pPr>
              <w:spacing w:line="360" w:lineRule="auto"/>
              <w:rPr>
                <w:rFonts w:ascii="Times New Roman" w:hAnsi="Times New Roman" w:cs="Times New Roman"/>
                <w:bCs/>
                <w:sz w:val="24"/>
                <w:szCs w:val="24"/>
              </w:rPr>
            </w:pPr>
            <w:proofErr w:type="spellStart"/>
            <w:r w:rsidRPr="00584F25">
              <w:rPr>
                <w:rFonts w:ascii="Times New Roman" w:hAnsi="Times New Roman" w:cs="Times New Roman"/>
                <w:sz w:val="24"/>
                <w:szCs w:val="24"/>
              </w:rPr>
              <w:t>Mailchimp</w:t>
            </w:r>
            <w:proofErr w:type="spellEnd"/>
            <w:r w:rsidRPr="00584F25">
              <w:rPr>
                <w:rFonts w:ascii="Times New Roman" w:hAnsi="Times New Roman" w:cs="Times New Roman"/>
                <w:sz w:val="24"/>
                <w:szCs w:val="24"/>
              </w:rPr>
              <w:t xml:space="preserve">, </w:t>
            </w:r>
            <w:proofErr w:type="spellStart"/>
            <w:r w:rsidRPr="00584F25">
              <w:rPr>
                <w:rFonts w:ascii="Times New Roman" w:hAnsi="Times New Roman" w:cs="Times New Roman"/>
                <w:sz w:val="24"/>
                <w:szCs w:val="24"/>
              </w:rPr>
              <w:t>SendinBlue</w:t>
            </w:r>
            <w:proofErr w:type="spellEnd"/>
            <w:r w:rsidRPr="00584F25">
              <w:rPr>
                <w:rFonts w:ascii="Times New Roman" w:hAnsi="Times New Roman" w:cs="Times New Roman"/>
                <w:sz w:val="24"/>
                <w:szCs w:val="24"/>
              </w:rPr>
              <w:t>, Constant Contact</w:t>
            </w:r>
          </w:p>
        </w:tc>
        <w:tc>
          <w:tcPr>
            <w:tcW w:w="1769" w:type="dxa"/>
            <w:tcBorders>
              <w:top w:val="single" w:sz="4" w:space="0" w:color="auto"/>
              <w:left w:val="single" w:sz="4" w:space="0" w:color="auto"/>
              <w:bottom w:val="single" w:sz="4" w:space="0" w:color="auto"/>
              <w:right w:val="single" w:sz="4" w:space="0" w:color="auto"/>
            </w:tcBorders>
            <w:vAlign w:val="center"/>
            <w:hideMark/>
          </w:tcPr>
          <w:p w14:paraId="41B46C6E"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COULIBALY TIEFAGA MARIE BETH (CMD), NIKEBÉ GRÂCE (COM)</w:t>
            </w:r>
          </w:p>
        </w:tc>
      </w:tr>
      <w:tr w:rsidR="00532EC0" w:rsidRPr="00584F25" w14:paraId="0E86A94C"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2B32B58A"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E43-20</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6B2B86"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MARKETING EVENEMENTIEL</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1719CF4"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Faciliter l'organisation et la participation à des événements, Permettre le partage de photos et de vidéos pour favoriser l'engagement visuel, Faciliter le réseautage professionnel et le développement de carrière.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E9F1E5A"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10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95C10C8"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 xml:space="preserve">Facebook </w:t>
            </w:r>
            <w:proofErr w:type="spellStart"/>
            <w:r w:rsidRPr="00584F25">
              <w:rPr>
                <w:rFonts w:ascii="Times New Roman" w:hAnsi="Times New Roman" w:cs="Times New Roman"/>
                <w:sz w:val="24"/>
                <w:szCs w:val="24"/>
              </w:rPr>
              <w:t>events</w:t>
            </w:r>
            <w:proofErr w:type="spellEnd"/>
            <w:r w:rsidRPr="00584F25">
              <w:rPr>
                <w:rFonts w:ascii="Times New Roman" w:hAnsi="Times New Roman" w:cs="Times New Roman"/>
                <w:sz w:val="24"/>
                <w:szCs w:val="24"/>
              </w:rPr>
              <w:t xml:space="preserve">, </w:t>
            </w:r>
            <w:proofErr w:type="spellStart"/>
            <w:proofErr w:type="gramStart"/>
            <w:r w:rsidRPr="00584F25">
              <w:rPr>
                <w:rFonts w:ascii="Times New Roman" w:hAnsi="Times New Roman" w:cs="Times New Roman"/>
                <w:sz w:val="24"/>
                <w:szCs w:val="24"/>
              </w:rPr>
              <w:t>instagram,linkedin</w:t>
            </w:r>
            <w:proofErr w:type="spellEnd"/>
            <w:proofErr w:type="gramEnd"/>
            <w:r w:rsidRPr="00584F25">
              <w:rPr>
                <w:rFonts w:ascii="Times New Roman" w:hAnsi="Times New Roman" w:cs="Times New Roman"/>
                <w:sz w:val="24"/>
                <w:szCs w:val="24"/>
              </w:rPr>
              <w:t>,</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BFC70F8"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COULIBALY TIEFAGA (CMD), HAÏDARA MOHAMED (COM), NIKEBÉ GRÂCE (COM)</w:t>
            </w:r>
          </w:p>
        </w:tc>
      </w:tr>
      <w:tr w:rsidR="00532EC0" w:rsidRPr="00584F25" w14:paraId="4164CD2E" w14:textId="77777777" w:rsidTr="005543D2">
        <w:trPr>
          <w:trHeight w:val="2370"/>
        </w:trPr>
        <w:tc>
          <w:tcPr>
            <w:tcW w:w="1204" w:type="dxa"/>
            <w:tcBorders>
              <w:top w:val="single" w:sz="4" w:space="0" w:color="auto"/>
              <w:left w:val="single" w:sz="4" w:space="0" w:color="auto"/>
              <w:bottom w:val="single" w:sz="4" w:space="0" w:color="auto"/>
              <w:right w:val="single" w:sz="4" w:space="0" w:color="auto"/>
            </w:tcBorders>
            <w:vAlign w:val="center"/>
            <w:hideMark/>
          </w:tcPr>
          <w:p w14:paraId="5F197BDC"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E43-21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B18A0D"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ANALYSE DES DONNEES ET OPTIMISATION</w:t>
            </w:r>
          </w:p>
        </w:tc>
        <w:tc>
          <w:tcPr>
            <w:tcW w:w="6379" w:type="dxa"/>
            <w:tcBorders>
              <w:top w:val="single" w:sz="4" w:space="0" w:color="auto"/>
              <w:left w:val="single" w:sz="4" w:space="0" w:color="auto"/>
              <w:bottom w:val="single" w:sz="4" w:space="0" w:color="auto"/>
              <w:right w:val="single" w:sz="4" w:space="0" w:color="auto"/>
            </w:tcBorders>
            <w:vAlign w:val="center"/>
          </w:tcPr>
          <w:p w14:paraId="5EDAE792" w14:textId="00AE9B42"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bCs/>
                <w:sz w:val="24"/>
                <w:szCs w:val="24"/>
              </w:rPr>
              <w:t>Permettre l'exploration, la visualisation et l'analyse des données pour en extraire des informations utiles. Aider à construire et à évaluer des modèles statistiques pour comprendre les relations entre les variables et faire des prédictions.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EF2B04C"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F620870"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bCs/>
                <w:sz w:val="24"/>
                <w:szCs w:val="24"/>
              </w:rPr>
              <w:t>Logiciel de statistique</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EEA6656"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KOUASSI KOFFI SAMUEL (CMD)</w:t>
            </w:r>
          </w:p>
        </w:tc>
      </w:tr>
      <w:tr w:rsidR="00532EC0" w:rsidRPr="00584F25" w14:paraId="6F173AF9" w14:textId="77777777" w:rsidTr="005543D2">
        <w:trPr>
          <w:trHeight w:val="2674"/>
        </w:trPr>
        <w:tc>
          <w:tcPr>
            <w:tcW w:w="1204" w:type="dxa"/>
            <w:tcBorders>
              <w:top w:val="single" w:sz="4" w:space="0" w:color="auto"/>
              <w:left w:val="single" w:sz="4" w:space="0" w:color="auto"/>
              <w:bottom w:val="single" w:sz="4" w:space="0" w:color="auto"/>
              <w:right w:val="single" w:sz="4" w:space="0" w:color="auto"/>
            </w:tcBorders>
            <w:vAlign w:val="center"/>
            <w:hideMark/>
          </w:tcPr>
          <w:p w14:paraId="532032AE"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E43-22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545164E"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PARTENARIATS ET CO</w:t>
            </w:r>
            <w:r w:rsidRPr="00584F25">
              <w:rPr>
                <w:rFonts w:ascii="Times New Roman" w:hAnsi="Times New Roman" w:cs="Times New Roman"/>
                <w:sz w:val="24"/>
                <w:szCs w:val="24"/>
              </w:rPr>
              <w:softHyphen/>
              <w:t>MARKETING</w:t>
            </w:r>
          </w:p>
        </w:tc>
        <w:tc>
          <w:tcPr>
            <w:tcW w:w="6379" w:type="dxa"/>
            <w:tcBorders>
              <w:top w:val="single" w:sz="4" w:space="0" w:color="auto"/>
              <w:left w:val="single" w:sz="4" w:space="0" w:color="auto"/>
              <w:bottom w:val="single" w:sz="4" w:space="0" w:color="auto"/>
              <w:right w:val="single" w:sz="4" w:space="0" w:color="auto"/>
            </w:tcBorders>
            <w:vAlign w:val="center"/>
            <w:hideMark/>
          </w:tcPr>
          <w:p w14:paraId="167560B1"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À tirer parti des audiences et des ressources combinées de deux marques pour atteindre des objectifs marketing communs, tels que l'augmentation de la notoriété de la marque, l'expansion de la portée, et la génération de leads ou de ventes.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00B1C2D"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7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544B4D4"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Campagnes de Contenu Conjoint, Publicité Partagé, Événements Co-Brandés</w:t>
            </w:r>
          </w:p>
        </w:tc>
        <w:tc>
          <w:tcPr>
            <w:tcW w:w="1769" w:type="dxa"/>
            <w:tcBorders>
              <w:top w:val="single" w:sz="4" w:space="0" w:color="auto"/>
              <w:left w:val="single" w:sz="4" w:space="0" w:color="auto"/>
              <w:bottom w:val="single" w:sz="4" w:space="0" w:color="auto"/>
              <w:right w:val="single" w:sz="4" w:space="0" w:color="auto"/>
            </w:tcBorders>
            <w:vAlign w:val="center"/>
            <w:hideMark/>
          </w:tcPr>
          <w:p w14:paraId="27D9F19F"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 KOUASSI KOFFI SAMUEL (CMD), COULIBALY TIEFAGA MARIE BETH (CMD)</w:t>
            </w:r>
          </w:p>
        </w:tc>
      </w:tr>
      <w:tr w:rsidR="00532EC0" w:rsidRPr="00584F25" w14:paraId="179B5352" w14:textId="77777777" w:rsidTr="00532EC0">
        <w:trPr>
          <w:trHeight w:val="1070"/>
        </w:trPr>
        <w:tc>
          <w:tcPr>
            <w:tcW w:w="15306" w:type="dxa"/>
            <w:gridSpan w:val="6"/>
            <w:tcBorders>
              <w:top w:val="single" w:sz="4" w:space="0" w:color="auto"/>
              <w:left w:val="single" w:sz="4" w:space="0" w:color="auto"/>
              <w:bottom w:val="single" w:sz="4" w:space="0" w:color="auto"/>
              <w:right w:val="single" w:sz="4" w:space="0" w:color="auto"/>
            </w:tcBorders>
            <w:vAlign w:val="center"/>
            <w:hideMark/>
          </w:tcPr>
          <w:p w14:paraId="693E56F8" w14:textId="07128874" w:rsidR="00532EC0" w:rsidRPr="00584F25" w:rsidRDefault="00532EC0" w:rsidP="00EB5C21">
            <w:pPr>
              <w:spacing w:line="360" w:lineRule="auto"/>
              <w:jc w:val="center"/>
              <w:rPr>
                <w:rFonts w:ascii="Times New Roman" w:hAnsi="Times New Roman" w:cs="Times New Roman"/>
                <w:b/>
                <w:bCs/>
                <w:sz w:val="24"/>
                <w:szCs w:val="24"/>
                <w:u w:val="single"/>
              </w:rPr>
            </w:pPr>
            <w:del w:id="656" w:author="Dr KROA" w:date="2024-08-10T14:24:00Z">
              <w:r w:rsidRPr="00584F25" w:rsidDel="00FD2E1E">
                <w:rPr>
                  <w:rFonts w:ascii="Times New Roman" w:hAnsi="Times New Roman" w:cs="Times New Roman"/>
                  <w:b/>
                  <w:bCs/>
                  <w:sz w:val="24"/>
                  <w:szCs w:val="24"/>
                  <w:u w:val="single"/>
                </w:rPr>
                <w:delText>PLAN D’</w:delText>
              </w:r>
            </w:del>
            <w:r w:rsidRPr="00584F25">
              <w:rPr>
                <w:rFonts w:ascii="Times New Roman" w:hAnsi="Times New Roman" w:cs="Times New Roman"/>
                <w:b/>
                <w:bCs/>
                <w:sz w:val="24"/>
                <w:szCs w:val="24"/>
                <w:u w:val="single"/>
              </w:rPr>
              <w:t xml:space="preserve">ACTIVITE </w:t>
            </w:r>
            <w:del w:id="657" w:author="Dr KROA" w:date="2024-08-10T14:24:00Z">
              <w:r w:rsidRPr="00584F25" w:rsidDel="00FD2E1E">
                <w:rPr>
                  <w:rFonts w:ascii="Times New Roman" w:hAnsi="Times New Roman" w:cs="Times New Roman"/>
                  <w:b/>
                  <w:bCs/>
                  <w:sz w:val="24"/>
                  <w:szCs w:val="24"/>
                  <w:u w:val="single"/>
                </w:rPr>
                <w:delText>LA</w:delText>
              </w:r>
            </w:del>
            <w:ins w:id="658" w:author="Dr KROA" w:date="2024-08-10T14:24:00Z">
              <w:r w:rsidR="00FD2E1E">
                <w:rPr>
                  <w:rFonts w:ascii="Times New Roman" w:hAnsi="Times New Roman" w:cs="Times New Roman"/>
                  <w:b/>
                  <w:bCs/>
                  <w:sz w:val="24"/>
                  <w:szCs w:val="24"/>
                  <w:u w:val="single"/>
                </w:rPr>
                <w:t>DE</w:t>
              </w:r>
            </w:ins>
            <w:r w:rsidRPr="00584F25">
              <w:rPr>
                <w:rFonts w:ascii="Times New Roman" w:hAnsi="Times New Roman" w:cs="Times New Roman"/>
                <w:b/>
                <w:bCs/>
                <w:sz w:val="24"/>
                <w:szCs w:val="24"/>
                <w:u w:val="single"/>
              </w:rPr>
              <w:t xml:space="preserve"> CREATION MULTIMEDIA</w:t>
            </w:r>
          </w:p>
        </w:tc>
      </w:tr>
      <w:tr w:rsidR="00532EC0" w:rsidRPr="00584F25" w14:paraId="20DDEC50" w14:textId="77777777" w:rsidTr="005543D2">
        <w:trPr>
          <w:trHeight w:val="558"/>
        </w:trPr>
        <w:tc>
          <w:tcPr>
            <w:tcW w:w="15306" w:type="dxa"/>
            <w:gridSpan w:val="6"/>
            <w:tcBorders>
              <w:top w:val="single" w:sz="4" w:space="0" w:color="auto"/>
              <w:left w:val="single" w:sz="4" w:space="0" w:color="auto"/>
              <w:bottom w:val="single" w:sz="4" w:space="0" w:color="auto"/>
              <w:right w:val="single" w:sz="4" w:space="0" w:color="auto"/>
            </w:tcBorders>
            <w:vAlign w:val="center"/>
          </w:tcPr>
          <w:p w14:paraId="4A89BB29" w14:textId="612819BE" w:rsidR="00532EC0" w:rsidRPr="00584F25" w:rsidRDefault="00532EC0" w:rsidP="005543D2">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Semaine 3</w:t>
            </w:r>
          </w:p>
        </w:tc>
      </w:tr>
      <w:tr w:rsidR="00532EC0" w:rsidRPr="00584F25" w14:paraId="7D9C6AE5"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7CBF796C"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t>E43-23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8A2258F"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 xml:space="preserve">CREATION D’AFFICHES, SPOT VIDEOS, </w:t>
            </w:r>
          </w:p>
        </w:tc>
        <w:tc>
          <w:tcPr>
            <w:tcW w:w="6379" w:type="dxa"/>
            <w:tcBorders>
              <w:top w:val="single" w:sz="4" w:space="0" w:color="auto"/>
              <w:left w:val="single" w:sz="4" w:space="0" w:color="auto"/>
              <w:bottom w:val="single" w:sz="4" w:space="0" w:color="auto"/>
              <w:right w:val="single" w:sz="4" w:space="0" w:color="auto"/>
            </w:tcBorders>
            <w:vAlign w:val="center"/>
            <w:hideMark/>
          </w:tcPr>
          <w:p w14:paraId="5F87CC91" w14:textId="68ABC800"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 xml:space="preserve">Promouvoir nos </w:t>
            </w:r>
            <w:r w:rsidR="00962A8D" w:rsidRPr="00584F25">
              <w:rPr>
                <w:rFonts w:ascii="Times New Roman" w:hAnsi="Times New Roman" w:cs="Times New Roman"/>
                <w:sz w:val="24"/>
                <w:szCs w:val="24"/>
              </w:rPr>
              <w:t>services en</w:t>
            </w:r>
            <w:r w:rsidRPr="00584F25">
              <w:rPr>
                <w:rFonts w:ascii="Times New Roman" w:hAnsi="Times New Roman" w:cs="Times New Roman"/>
                <w:sz w:val="24"/>
                <w:szCs w:val="24"/>
              </w:rPr>
              <w:t xml:space="preserve"> captivant efficacement le public cible et en transmettant un message clair et mémorable."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7BFCCE9"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424F89D" w14:textId="77777777" w:rsidR="00532EC0" w:rsidRPr="00584F25" w:rsidRDefault="00532EC0" w:rsidP="00EB5C21">
            <w:pPr>
              <w:spacing w:line="360" w:lineRule="auto"/>
              <w:rPr>
                <w:rFonts w:ascii="Times New Roman" w:hAnsi="Times New Roman" w:cs="Times New Roman"/>
                <w:bCs/>
                <w:sz w:val="24"/>
                <w:szCs w:val="24"/>
              </w:rPr>
            </w:pPr>
            <w:r w:rsidRPr="00584F25">
              <w:rPr>
                <w:rFonts w:ascii="Times New Roman" w:hAnsi="Times New Roman" w:cs="Times New Roman"/>
                <w:sz w:val="24"/>
                <w:szCs w:val="24"/>
              </w:rPr>
              <w:t xml:space="preserve">Photoshop, </w:t>
            </w:r>
            <w:proofErr w:type="spellStart"/>
            <w:r w:rsidRPr="00584F25">
              <w:rPr>
                <w:rFonts w:ascii="Times New Roman" w:hAnsi="Times New Roman" w:cs="Times New Roman"/>
                <w:sz w:val="24"/>
                <w:szCs w:val="24"/>
              </w:rPr>
              <w:t>illustrator</w:t>
            </w:r>
            <w:proofErr w:type="spellEnd"/>
            <w:r w:rsidRPr="00584F25">
              <w:rPr>
                <w:rFonts w:ascii="Times New Roman" w:hAnsi="Times New Roman" w:cs="Times New Roman"/>
                <w:sz w:val="24"/>
                <w:szCs w:val="24"/>
              </w:rPr>
              <w:t xml:space="preserve">, </w:t>
            </w:r>
            <w:proofErr w:type="spellStart"/>
            <w:r w:rsidRPr="00584F25">
              <w:rPr>
                <w:rFonts w:ascii="Times New Roman" w:hAnsi="Times New Roman" w:cs="Times New Roman"/>
                <w:sz w:val="24"/>
                <w:szCs w:val="24"/>
              </w:rPr>
              <w:t>canvas</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14:paraId="69625D26"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rPr>
              <w:t>DJIBRIL LATIF (COM)</w:t>
            </w:r>
          </w:p>
        </w:tc>
      </w:tr>
      <w:tr w:rsidR="00532EC0" w:rsidRPr="001F0DCB" w14:paraId="0998C262" w14:textId="77777777" w:rsidTr="00532EC0">
        <w:trPr>
          <w:trHeight w:val="1070"/>
        </w:trPr>
        <w:tc>
          <w:tcPr>
            <w:tcW w:w="1204" w:type="dxa"/>
            <w:tcBorders>
              <w:top w:val="single" w:sz="4" w:space="0" w:color="auto"/>
              <w:left w:val="single" w:sz="4" w:space="0" w:color="auto"/>
              <w:bottom w:val="single" w:sz="4" w:space="0" w:color="auto"/>
              <w:right w:val="single" w:sz="4" w:space="0" w:color="auto"/>
            </w:tcBorders>
            <w:vAlign w:val="center"/>
            <w:hideMark/>
          </w:tcPr>
          <w:p w14:paraId="74BDC933" w14:textId="77777777" w:rsidR="00532EC0" w:rsidRPr="00584F25" w:rsidRDefault="00532EC0" w:rsidP="00EB5C21">
            <w:pPr>
              <w:spacing w:line="360" w:lineRule="auto"/>
              <w:jc w:val="center"/>
              <w:rPr>
                <w:rFonts w:ascii="Times New Roman" w:hAnsi="Times New Roman" w:cs="Times New Roman"/>
                <w:b/>
                <w:bCs/>
                <w:sz w:val="24"/>
                <w:szCs w:val="24"/>
                <w:u w:val="single"/>
              </w:rPr>
            </w:pPr>
            <w:r w:rsidRPr="00584F25">
              <w:rPr>
                <w:rFonts w:ascii="Times New Roman" w:hAnsi="Times New Roman" w:cs="Times New Roman"/>
                <w:b/>
                <w:bCs/>
                <w:sz w:val="24"/>
                <w:szCs w:val="24"/>
                <w:u w:val="single"/>
              </w:rPr>
              <w:lastRenderedPageBreak/>
              <w:t>E43-24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FDCAD07" w14:textId="5FF6E72D" w:rsidR="00532EC0" w:rsidRPr="00584F25" w:rsidRDefault="00FD2E1E" w:rsidP="00EB5C21">
            <w:pPr>
              <w:spacing w:line="360" w:lineRule="auto"/>
              <w:rPr>
                <w:rFonts w:ascii="Times New Roman" w:hAnsi="Times New Roman" w:cs="Times New Roman"/>
                <w:sz w:val="24"/>
                <w:szCs w:val="24"/>
              </w:rPr>
            </w:pPr>
            <w:ins w:id="659" w:author="Dr KROA" w:date="2024-08-10T14:26:00Z">
              <w:r>
                <w:rPr>
                  <w:rFonts w:ascii="Times New Roman" w:hAnsi="Times New Roman" w:cs="Times New Roman"/>
                  <w:sz w:val="24"/>
                  <w:szCs w:val="24"/>
                </w:rPr>
                <w:t xml:space="preserve">CREATION DE PAGES PUBLICITAIRES  </w:t>
              </w:r>
            </w:ins>
            <w:del w:id="660" w:author="Dr KROA" w:date="2024-08-10T14:26:00Z">
              <w:r w:rsidR="00962A8D" w:rsidRPr="00584F25" w:rsidDel="00FD2E1E">
                <w:rPr>
                  <w:rFonts w:ascii="Times New Roman" w:hAnsi="Times New Roman" w:cs="Times New Roman"/>
                  <w:sz w:val="24"/>
                  <w:szCs w:val="24"/>
                </w:rPr>
                <w:delText>Pages</w:delText>
              </w:r>
            </w:del>
            <w:r w:rsidR="00532EC0" w:rsidRPr="00584F25">
              <w:rPr>
                <w:rFonts w:ascii="Times New Roman" w:hAnsi="Times New Roman" w:cs="Times New Roman"/>
                <w:sz w:val="24"/>
                <w:szCs w:val="24"/>
              </w:rPr>
              <w:t xml:space="preserve"> </w:t>
            </w:r>
            <w:del w:id="661" w:author="Dr KROA" w:date="2024-08-10T14:27:00Z">
              <w:r w:rsidR="00532EC0" w:rsidRPr="00584F25" w:rsidDel="00FD2E1E">
                <w:rPr>
                  <w:rFonts w:ascii="Times New Roman" w:hAnsi="Times New Roman" w:cs="Times New Roman"/>
                  <w:sz w:val="24"/>
                  <w:szCs w:val="24"/>
                </w:rPr>
                <w:delText>publicitaires qui seront alimentées par (des vidéos court métrage ; des messages, affiches)</w:delText>
              </w:r>
            </w:del>
          </w:p>
        </w:tc>
        <w:tc>
          <w:tcPr>
            <w:tcW w:w="6379" w:type="dxa"/>
            <w:tcBorders>
              <w:top w:val="single" w:sz="4" w:space="0" w:color="auto"/>
              <w:left w:val="single" w:sz="4" w:space="0" w:color="auto"/>
              <w:bottom w:val="single" w:sz="4" w:space="0" w:color="auto"/>
              <w:right w:val="single" w:sz="4" w:space="0" w:color="auto"/>
            </w:tcBorders>
            <w:vAlign w:val="center"/>
            <w:hideMark/>
          </w:tcPr>
          <w:p w14:paraId="3FE6B6FE" w14:textId="11233091"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Augmenter la reconnaissance de la page en touchant un large public cible grâce à des vidéos captivantes, des messages percutants et des affiches accrocheuses. Stimuler l’engagement en créant un contenu varié et attrayant pour susciter l’intérêt et l’interaction. Améliorer la conversion en incitant les artisans à passer à l’action à travers des appels clairs et efficaces.</w:t>
            </w:r>
            <w:ins w:id="662" w:author="Dr KROA" w:date="2024-08-10T14:27:00Z">
              <w:r w:rsidR="00FD2E1E">
                <w:rPr>
                  <w:rFonts w:ascii="Times New Roman" w:hAnsi="Times New Roman" w:cs="Times New Roman"/>
                  <w:sz w:val="24"/>
                  <w:szCs w:val="24"/>
                </w:rPr>
                <w:t xml:space="preserve"> Les pages publicitaires seront animées </w:t>
              </w:r>
              <w:proofErr w:type="gramStart"/>
              <w:r w:rsidR="00FD2E1E">
                <w:rPr>
                  <w:rFonts w:ascii="Times New Roman" w:hAnsi="Times New Roman" w:cs="Times New Roman"/>
                  <w:sz w:val="24"/>
                  <w:szCs w:val="24"/>
                </w:rPr>
                <w:t xml:space="preserve">par </w:t>
              </w:r>
              <w:r w:rsidR="00FD2E1E" w:rsidRPr="00584F25">
                <w:rPr>
                  <w:rFonts w:ascii="Times New Roman" w:hAnsi="Times New Roman" w:cs="Times New Roman"/>
                  <w:sz w:val="24"/>
                  <w:szCs w:val="24"/>
                </w:rPr>
                <w:t xml:space="preserve"> </w:t>
              </w:r>
              <w:r w:rsidR="00FD2E1E" w:rsidRPr="00584F25">
                <w:rPr>
                  <w:rFonts w:ascii="Times New Roman" w:hAnsi="Times New Roman" w:cs="Times New Roman"/>
                  <w:sz w:val="24"/>
                  <w:szCs w:val="24"/>
                </w:rPr>
                <w:t>des</w:t>
              </w:r>
              <w:proofErr w:type="gramEnd"/>
              <w:r w:rsidR="00FD2E1E" w:rsidRPr="00584F25">
                <w:rPr>
                  <w:rFonts w:ascii="Times New Roman" w:hAnsi="Times New Roman" w:cs="Times New Roman"/>
                  <w:sz w:val="24"/>
                  <w:szCs w:val="24"/>
                </w:rPr>
                <w:t xml:space="preserve"> vidéos court métrage ; des messages, affiches</w:t>
              </w:r>
              <w:r w:rsidR="00FD2E1E">
                <w:rPr>
                  <w:rFonts w:ascii="Times New Roman" w:hAnsi="Times New Roman" w:cs="Times New Roman"/>
                  <w:sz w:val="24"/>
                  <w:szCs w:val="24"/>
                </w:rPr>
                <w:t>…</w:t>
              </w:r>
            </w:ins>
          </w:p>
        </w:tc>
        <w:tc>
          <w:tcPr>
            <w:tcW w:w="1843" w:type="dxa"/>
            <w:tcBorders>
              <w:top w:val="single" w:sz="4" w:space="0" w:color="auto"/>
              <w:left w:val="single" w:sz="4" w:space="0" w:color="auto"/>
              <w:bottom w:val="single" w:sz="4" w:space="0" w:color="auto"/>
              <w:right w:val="single" w:sz="4" w:space="0" w:color="auto"/>
            </w:tcBorders>
            <w:vAlign w:val="center"/>
            <w:hideMark/>
          </w:tcPr>
          <w:p w14:paraId="1106F2C3" w14:textId="77777777" w:rsidR="00532EC0" w:rsidRPr="00584F25" w:rsidRDefault="00532EC0" w:rsidP="00EB5C21">
            <w:pPr>
              <w:spacing w:line="360" w:lineRule="auto"/>
              <w:rPr>
                <w:rFonts w:ascii="Times New Roman" w:hAnsi="Times New Roman" w:cs="Times New Roman"/>
                <w:sz w:val="24"/>
                <w:szCs w:val="24"/>
              </w:rPr>
            </w:pPr>
            <w:r w:rsidRPr="00584F25">
              <w:rPr>
                <w:rFonts w:ascii="Times New Roman" w:hAnsi="Times New Roman" w:cs="Times New Roman"/>
                <w:sz w:val="24"/>
                <w:szCs w:val="24"/>
              </w:rPr>
              <w:t>12 Jours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29BD710" w14:textId="77777777" w:rsidR="00532EC0" w:rsidRPr="00584F25" w:rsidRDefault="00532EC0" w:rsidP="00EB5C21">
            <w:pPr>
              <w:spacing w:line="360" w:lineRule="auto"/>
              <w:rPr>
                <w:rFonts w:ascii="Times New Roman" w:hAnsi="Times New Roman" w:cs="Times New Roman"/>
                <w:bCs/>
                <w:sz w:val="24"/>
                <w:szCs w:val="24"/>
                <w:lang w:val="en-US"/>
              </w:rPr>
            </w:pPr>
            <w:proofErr w:type="spellStart"/>
            <w:r w:rsidRPr="00584F25">
              <w:rPr>
                <w:rFonts w:ascii="Times New Roman" w:hAnsi="Times New Roman" w:cs="Times New Roman"/>
                <w:sz w:val="24"/>
                <w:szCs w:val="24"/>
                <w:lang w:val="en-US"/>
              </w:rPr>
              <w:t>Méta</w:t>
            </w:r>
            <w:proofErr w:type="spellEnd"/>
            <w:r w:rsidRPr="00584F25">
              <w:rPr>
                <w:rFonts w:ascii="Times New Roman" w:hAnsi="Times New Roman" w:cs="Times New Roman"/>
                <w:sz w:val="24"/>
                <w:szCs w:val="24"/>
                <w:lang w:val="en-US"/>
              </w:rPr>
              <w:t xml:space="preserve"> Business suit, IA(Blink)</w:t>
            </w:r>
          </w:p>
        </w:tc>
        <w:tc>
          <w:tcPr>
            <w:tcW w:w="1769" w:type="dxa"/>
            <w:tcBorders>
              <w:top w:val="single" w:sz="4" w:space="0" w:color="auto"/>
              <w:left w:val="single" w:sz="4" w:space="0" w:color="auto"/>
              <w:bottom w:val="single" w:sz="4" w:space="0" w:color="auto"/>
              <w:right w:val="single" w:sz="4" w:space="0" w:color="auto"/>
            </w:tcBorders>
            <w:vAlign w:val="center"/>
            <w:hideMark/>
          </w:tcPr>
          <w:p w14:paraId="3F9671CE" w14:textId="77777777" w:rsidR="00532EC0" w:rsidRPr="00584F25" w:rsidRDefault="00532EC0" w:rsidP="00EB5C21">
            <w:pPr>
              <w:spacing w:line="360" w:lineRule="auto"/>
              <w:rPr>
                <w:rFonts w:ascii="Times New Roman" w:hAnsi="Times New Roman" w:cs="Times New Roman"/>
                <w:sz w:val="24"/>
                <w:szCs w:val="24"/>
                <w:lang w:val="en-US"/>
              </w:rPr>
            </w:pPr>
            <w:r w:rsidRPr="00584F25">
              <w:rPr>
                <w:rFonts w:ascii="Times New Roman" w:hAnsi="Times New Roman" w:cs="Times New Roman"/>
                <w:sz w:val="24"/>
                <w:szCs w:val="24"/>
                <w:lang w:val="en-US"/>
              </w:rPr>
              <w:t>YAO WANSET LUC ANDERSON (DAS)</w:t>
            </w:r>
          </w:p>
        </w:tc>
      </w:tr>
    </w:tbl>
    <w:p w14:paraId="7C37014A" w14:textId="22044658" w:rsidR="00584F25" w:rsidRDefault="005543D2" w:rsidP="00D745BF">
      <w:pPr>
        <w:spacing w:line="360" w:lineRule="auto"/>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IV-2- </w:t>
      </w:r>
      <w:r w:rsidRPr="00FD2E1E">
        <w:rPr>
          <w:rFonts w:ascii="Times New Roman" w:hAnsi="Times New Roman" w:cs="Times New Roman"/>
          <w:b/>
          <w:bCs/>
          <w:sz w:val="24"/>
          <w:szCs w:val="24"/>
          <w:rPrChange w:id="663" w:author="Dr KROA" w:date="2024-08-10T14:25:00Z">
            <w:rPr>
              <w:rFonts w:ascii="Times New Roman" w:hAnsi="Times New Roman" w:cs="Times New Roman"/>
              <w:b/>
              <w:bCs/>
              <w:sz w:val="24"/>
              <w:szCs w:val="24"/>
              <w:lang w:val="en-US"/>
            </w:rPr>
          </w:rPrChange>
        </w:rPr>
        <w:t>Diagramme</w:t>
      </w:r>
      <w:r w:rsidR="00584F25">
        <w:rPr>
          <w:rFonts w:ascii="Times New Roman" w:hAnsi="Times New Roman" w:cs="Times New Roman"/>
          <w:b/>
          <w:bCs/>
          <w:sz w:val="24"/>
          <w:szCs w:val="24"/>
          <w:lang w:val="en-US"/>
        </w:rPr>
        <w:t xml:space="preserve"> de Gantt</w:t>
      </w:r>
    </w:p>
    <w:p w14:paraId="669D7388" w14:textId="74BCA5E2" w:rsidR="00584F25" w:rsidRDefault="00584F25" w:rsidP="00584F25">
      <w:pPr>
        <w:spacing w:line="360" w:lineRule="auto"/>
        <w:rPr>
          <w:rFonts w:ascii="Times New Roman" w:hAnsi="Times New Roman" w:cs="Times New Roman"/>
          <w:b/>
          <w:bCs/>
          <w:sz w:val="24"/>
          <w:szCs w:val="24"/>
          <w:lang w:val="en-US"/>
        </w:rPr>
      </w:pPr>
      <w:r w:rsidRPr="00584F25">
        <w:rPr>
          <w:rFonts w:ascii="Times New Roman" w:hAnsi="Times New Roman" w:cs="Times New Roman"/>
          <w:b/>
          <w:bCs/>
          <w:noProof/>
          <w:sz w:val="24"/>
          <w:szCs w:val="24"/>
          <w:lang w:val="en-US"/>
        </w:rPr>
        <w:lastRenderedPageBreak/>
        <w:drawing>
          <wp:inline distT="0" distB="0" distL="0" distR="0" wp14:anchorId="0434B622" wp14:editId="7FD15356">
            <wp:extent cx="9611360" cy="6675120"/>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1360" cy="6675120"/>
                    </a:xfrm>
                    <a:prstGeom prst="rect">
                      <a:avLst/>
                    </a:prstGeom>
                  </pic:spPr>
                </pic:pic>
              </a:graphicData>
            </a:graphic>
          </wp:inline>
        </w:drawing>
      </w:r>
    </w:p>
    <w:p w14:paraId="1CB3565B" w14:textId="488CCBAE" w:rsidR="00584F25" w:rsidRDefault="00584F25" w:rsidP="00584F25">
      <w:pPr>
        <w:spacing w:line="360" w:lineRule="auto"/>
        <w:jc w:val="center"/>
        <w:rPr>
          <w:rFonts w:ascii="Times New Roman" w:hAnsi="Times New Roman" w:cs="Times New Roman"/>
          <w:b/>
          <w:bCs/>
          <w:sz w:val="24"/>
          <w:szCs w:val="24"/>
          <w:lang w:val="en-US"/>
        </w:rPr>
      </w:pPr>
      <w:r w:rsidRPr="00584F25">
        <w:rPr>
          <w:rFonts w:ascii="Times New Roman" w:hAnsi="Times New Roman" w:cs="Times New Roman"/>
          <w:b/>
          <w:bCs/>
          <w:noProof/>
          <w:sz w:val="24"/>
          <w:szCs w:val="24"/>
          <w:lang w:val="en-US"/>
        </w:rPr>
        <w:lastRenderedPageBreak/>
        <w:drawing>
          <wp:inline distT="0" distB="0" distL="0" distR="0" wp14:anchorId="12DA9AF6" wp14:editId="0D400A7B">
            <wp:extent cx="9611360" cy="337312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2710" cy="3377103"/>
                    </a:xfrm>
                    <a:prstGeom prst="rect">
                      <a:avLst/>
                    </a:prstGeom>
                  </pic:spPr>
                </pic:pic>
              </a:graphicData>
            </a:graphic>
          </wp:inline>
        </w:drawing>
      </w:r>
    </w:p>
    <w:p w14:paraId="5C6EBE08" w14:textId="0B59001D" w:rsidR="00584F25" w:rsidRDefault="00584F25" w:rsidP="00584F25">
      <w:pPr>
        <w:spacing w:line="360" w:lineRule="auto"/>
        <w:jc w:val="center"/>
        <w:rPr>
          <w:rFonts w:ascii="Times New Roman" w:hAnsi="Times New Roman" w:cs="Times New Roman"/>
          <w:b/>
          <w:bCs/>
          <w:sz w:val="24"/>
          <w:szCs w:val="24"/>
        </w:rPr>
      </w:pPr>
      <w:commentRangeStart w:id="664"/>
      <w:r w:rsidRPr="00584F25">
        <w:rPr>
          <w:rFonts w:ascii="Times New Roman" w:hAnsi="Times New Roman" w:cs="Times New Roman"/>
          <w:b/>
          <w:bCs/>
          <w:sz w:val="24"/>
          <w:szCs w:val="24"/>
        </w:rPr>
        <w:t>IV</w:t>
      </w:r>
      <w:commentRangeEnd w:id="664"/>
      <w:r w:rsidR="00FD2E1E">
        <w:rPr>
          <w:rStyle w:val="Marquedecommentaire"/>
        </w:rPr>
        <w:commentReference w:id="664"/>
      </w:r>
      <w:r w:rsidRPr="00584F25">
        <w:rPr>
          <w:rFonts w:ascii="Times New Roman" w:hAnsi="Times New Roman" w:cs="Times New Roman"/>
          <w:b/>
          <w:bCs/>
          <w:sz w:val="24"/>
          <w:szCs w:val="24"/>
        </w:rPr>
        <w:t>-3- Mise en œuvre des a</w:t>
      </w:r>
      <w:r>
        <w:rPr>
          <w:rFonts w:ascii="Times New Roman" w:hAnsi="Times New Roman" w:cs="Times New Roman"/>
          <w:b/>
          <w:bCs/>
          <w:sz w:val="24"/>
          <w:szCs w:val="24"/>
        </w:rPr>
        <w:t>ctivités programm</w:t>
      </w:r>
      <w:ins w:id="665" w:author="Dr KROA" w:date="2024-08-10T14:28:00Z">
        <w:r w:rsidR="00FD2E1E">
          <w:rPr>
            <w:rFonts w:ascii="Times New Roman" w:hAnsi="Times New Roman" w:cs="Times New Roman"/>
            <w:b/>
            <w:bCs/>
            <w:sz w:val="24"/>
            <w:szCs w:val="24"/>
          </w:rPr>
          <w:t>ées</w:t>
        </w:r>
      </w:ins>
      <w:del w:id="666" w:author="Dr KROA" w:date="2024-08-10T14:28:00Z">
        <w:r w:rsidDel="00FD2E1E">
          <w:rPr>
            <w:rFonts w:ascii="Times New Roman" w:hAnsi="Times New Roman" w:cs="Times New Roman"/>
            <w:b/>
            <w:bCs/>
            <w:sz w:val="24"/>
            <w:szCs w:val="24"/>
          </w:rPr>
          <w:delText>er</w:delText>
        </w:r>
      </w:del>
    </w:p>
    <w:p w14:paraId="3D588E75" w14:textId="646D879E" w:rsidR="00584F25" w:rsidRDefault="00584F25" w:rsidP="00584F2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IV-3-1- Solution informatique</w:t>
      </w:r>
    </w:p>
    <w:p w14:paraId="232A7CC1" w14:textId="6E7D7F40" w:rsidR="00C41C53" w:rsidRPr="00E5097E" w:rsidDel="00FD2E1E" w:rsidRDefault="00C41C53" w:rsidP="00C41C53">
      <w:pPr>
        <w:spacing w:line="360" w:lineRule="auto"/>
        <w:jc w:val="center"/>
        <w:rPr>
          <w:del w:id="667" w:author="Dr KROA" w:date="2024-08-10T14:30:00Z"/>
          <w:rFonts w:ascii="Times New Roman" w:hAnsi="Times New Roman" w:cs="Times New Roman"/>
          <w:b/>
          <w:bCs/>
          <w:sz w:val="24"/>
          <w:szCs w:val="24"/>
          <w:u w:val="single"/>
        </w:rPr>
      </w:pPr>
      <w:del w:id="668" w:author="Dr KROA" w:date="2024-08-10T14:30:00Z">
        <w:r w:rsidRPr="00E5097E" w:rsidDel="00FD2E1E">
          <w:rPr>
            <w:rFonts w:ascii="Times New Roman" w:hAnsi="Times New Roman" w:cs="Times New Roman"/>
            <w:b/>
            <w:bCs/>
            <w:sz w:val="24"/>
            <w:szCs w:val="24"/>
            <w:u w:val="single"/>
          </w:rPr>
          <w:delText>SOLUTION INFORMATIQUE</w:delText>
        </w:r>
      </w:del>
    </w:p>
    <w:p w14:paraId="27CBAE9C" w14:textId="75FF5DE8" w:rsidR="00C41C53" w:rsidRPr="00C41C53" w:rsidRDefault="00FD2E1E" w:rsidP="00C41C53">
      <w:pPr>
        <w:spacing w:line="360" w:lineRule="auto"/>
        <w:jc w:val="center"/>
        <w:rPr>
          <w:rFonts w:ascii="Times New Roman" w:hAnsi="Times New Roman" w:cs="Times New Roman"/>
          <w:b/>
          <w:bCs/>
          <w:sz w:val="24"/>
          <w:szCs w:val="24"/>
        </w:rPr>
      </w:pPr>
      <w:del w:id="669" w:author="Dr KROA" w:date="2024-08-10T14:31:00Z">
        <w:r w:rsidRPr="00C41C53" w:rsidDel="00FD2E1E">
          <w:rPr>
            <w:rFonts w:ascii="Times New Roman" w:hAnsi="Times New Roman" w:cs="Times New Roman"/>
            <w:b/>
            <w:bCs/>
            <w:sz w:val="24"/>
            <w:szCs w:val="24"/>
          </w:rPr>
          <w:delText>langag</w:delText>
        </w:r>
      </w:del>
      <w:ins w:id="670" w:author="Dr KROA" w:date="2024-08-10T14:31:00Z">
        <w:r>
          <w:rPr>
            <w:rFonts w:ascii="Times New Roman" w:hAnsi="Times New Roman" w:cs="Times New Roman"/>
            <w:b/>
            <w:bCs/>
            <w:sz w:val="24"/>
            <w:szCs w:val="24"/>
          </w:rPr>
          <w:tab/>
        </w:r>
      </w:ins>
      <w:del w:id="671" w:author="Dr KROA" w:date="2024-08-10T14:31:00Z">
        <w:r w:rsidRPr="00C41C53" w:rsidDel="00FD2E1E">
          <w:rPr>
            <w:rFonts w:ascii="Times New Roman" w:hAnsi="Times New Roman" w:cs="Times New Roman"/>
            <w:b/>
            <w:bCs/>
            <w:sz w:val="24"/>
            <w:szCs w:val="24"/>
          </w:rPr>
          <w:delText>e</w:delText>
        </w:r>
      </w:del>
      <w:ins w:id="672" w:author="Dr KROA" w:date="2024-08-10T14:31:00Z">
        <w:r w:rsidRPr="00FD2E1E">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IV-3-1- </w:t>
        </w:r>
        <w:r>
          <w:rPr>
            <w:rFonts w:ascii="Times New Roman" w:hAnsi="Times New Roman" w:cs="Times New Roman"/>
            <w:b/>
            <w:bCs/>
            <w:sz w:val="24"/>
            <w:szCs w:val="24"/>
          </w:rPr>
          <w:t>1-</w:t>
        </w:r>
        <w:r w:rsidRPr="00C41C53">
          <w:rPr>
            <w:rFonts w:ascii="Times New Roman" w:hAnsi="Times New Roman" w:cs="Times New Roman"/>
            <w:b/>
            <w:bCs/>
            <w:sz w:val="24"/>
            <w:szCs w:val="24"/>
          </w:rPr>
          <w:t>Langage</w:t>
        </w:r>
      </w:ins>
      <w:r w:rsidRPr="00C41C53">
        <w:rPr>
          <w:rFonts w:ascii="Times New Roman" w:hAnsi="Times New Roman" w:cs="Times New Roman"/>
          <w:b/>
          <w:bCs/>
          <w:sz w:val="24"/>
          <w:szCs w:val="24"/>
        </w:rPr>
        <w:t xml:space="preserve"> de programmation utilise</w:t>
      </w:r>
      <w:r>
        <w:rPr>
          <w:rFonts w:ascii="Times New Roman" w:hAnsi="Times New Roman" w:cs="Times New Roman"/>
          <w:b/>
          <w:bCs/>
          <w:sz w:val="24"/>
          <w:szCs w:val="24"/>
        </w:rPr>
        <w:t>r</w:t>
      </w:r>
    </w:p>
    <w:p w14:paraId="4BF66FE9" w14:textId="77777777" w:rsidR="00C41C53" w:rsidRPr="00FD2E1E" w:rsidRDefault="00C41C53" w:rsidP="00FD2E1E">
      <w:pPr>
        <w:pStyle w:val="Paragraphedeliste"/>
        <w:numPr>
          <w:ilvl w:val="0"/>
          <w:numId w:val="15"/>
        </w:numPr>
        <w:spacing w:line="360" w:lineRule="auto"/>
        <w:rPr>
          <w:rFonts w:ascii="Times New Roman" w:hAnsi="Times New Roman" w:cs="Times New Roman"/>
          <w:b/>
          <w:bCs/>
          <w:sz w:val="24"/>
          <w:szCs w:val="24"/>
          <w:rPrChange w:id="673" w:author="Dr KROA" w:date="2024-08-10T14:31:00Z">
            <w:rPr/>
          </w:rPrChange>
        </w:rPr>
        <w:pPrChange w:id="674" w:author="Dr KROA" w:date="2024-08-10T14:31:00Z">
          <w:pPr>
            <w:spacing w:line="360" w:lineRule="auto"/>
          </w:pPr>
        </w:pPrChange>
      </w:pPr>
      <w:r w:rsidRPr="00FD2E1E">
        <w:rPr>
          <w:rFonts w:ascii="Times New Roman" w:hAnsi="Times New Roman" w:cs="Times New Roman"/>
          <w:b/>
          <w:bCs/>
          <w:sz w:val="24"/>
          <w:szCs w:val="24"/>
          <w:rPrChange w:id="675" w:author="Dr KROA" w:date="2024-08-10T14:31:00Z">
            <w:rPr/>
          </w:rPrChange>
        </w:rPr>
        <w:t>A-Utilisation de HTML5, CSS3 &amp; JS pour le frontend</w:t>
      </w:r>
    </w:p>
    <w:p w14:paraId="4830244C" w14:textId="77777777" w:rsidR="00C41C53" w:rsidRPr="00E3262A" w:rsidRDefault="00C41C53" w:rsidP="00C41C53">
      <w:pPr>
        <w:spacing w:line="360" w:lineRule="auto"/>
        <w:rPr>
          <w:rFonts w:ascii="Times New Roman" w:hAnsi="Times New Roman" w:cs="Times New Roman"/>
          <w:sz w:val="24"/>
          <w:szCs w:val="24"/>
        </w:rPr>
      </w:pPr>
      <w:r w:rsidRPr="00D541DD">
        <w:rPr>
          <w:rFonts w:ascii="Times New Roman" w:hAnsi="Times New Roman" w:cs="Times New Roman"/>
          <w:b/>
          <w:bCs/>
          <w:sz w:val="24"/>
          <w:szCs w:val="24"/>
        </w:rPr>
        <w:t>HTML5, CSS3 &amp; JS</w:t>
      </w:r>
      <w:r>
        <w:rPr>
          <w:rFonts w:ascii="Times New Roman" w:hAnsi="Times New Roman" w:cs="Times New Roman"/>
          <w:sz w:val="24"/>
          <w:szCs w:val="24"/>
        </w:rPr>
        <w:t xml:space="preserve"> sont des langages balistiques de base pour créer des frontend statique et dynamique des sites et application web. Du fait de leur dépendance total des sites, nous les utiliserons pour la création de frontend dynamique et attrayant dans notre site.</w:t>
      </w:r>
    </w:p>
    <w:p w14:paraId="79ED4B9A" w14:textId="5728F6CF" w:rsidR="00C41C53" w:rsidRDefault="00C41C53" w:rsidP="00C41C53">
      <w:pPr>
        <w:spacing w:line="360" w:lineRule="auto"/>
        <w:rPr>
          <w:rFonts w:ascii="Times New Roman" w:hAnsi="Times New Roman" w:cs="Times New Roman"/>
          <w:sz w:val="24"/>
          <w:szCs w:val="24"/>
        </w:rPr>
      </w:pPr>
      <w:r w:rsidRPr="00E3262A">
        <w:rPr>
          <w:rFonts w:ascii="Times New Roman" w:hAnsi="Times New Roman" w:cs="Times New Roman"/>
          <w:sz w:val="24"/>
          <w:szCs w:val="24"/>
        </w:rPr>
        <w:lastRenderedPageBreak/>
        <w:t xml:space="preserve">- </w:t>
      </w:r>
      <w:r w:rsidRPr="00D541DD">
        <w:rPr>
          <w:rFonts w:ascii="Times New Roman" w:hAnsi="Times New Roman" w:cs="Times New Roman"/>
          <w:b/>
          <w:bCs/>
          <w:sz w:val="24"/>
          <w:szCs w:val="24"/>
        </w:rPr>
        <w:t>HTML5 :</w:t>
      </w:r>
      <w:r w:rsidRPr="00E3262A">
        <w:rPr>
          <w:rFonts w:ascii="Times New Roman" w:hAnsi="Times New Roman" w:cs="Times New Roman"/>
          <w:sz w:val="24"/>
          <w:szCs w:val="24"/>
        </w:rPr>
        <w:t xml:space="preserve">  </w:t>
      </w:r>
      <w:r>
        <w:rPr>
          <w:rFonts w:ascii="Times New Roman" w:hAnsi="Times New Roman" w:cs="Times New Roman"/>
          <w:sz w:val="24"/>
          <w:szCs w:val="24"/>
        </w:rPr>
        <w:t>Ce langage nous permet d’écris du texte entre des balises ouvrantes, fermantes (</w:t>
      </w:r>
      <w:r w:rsidRPr="00D541DD">
        <w:rPr>
          <w:rFonts w:ascii="Times New Roman" w:hAnsi="Times New Roman" w:cs="Times New Roman"/>
          <w:b/>
          <w:bCs/>
          <w:sz w:val="24"/>
          <w:szCs w:val="24"/>
        </w:rPr>
        <w:t>&lt;&gt;…&lt;/&gt;</w:t>
      </w:r>
      <w:r>
        <w:rPr>
          <w:rFonts w:ascii="Times New Roman" w:hAnsi="Times New Roman" w:cs="Times New Roman"/>
          <w:sz w:val="24"/>
          <w:szCs w:val="24"/>
        </w:rPr>
        <w:t>), &amp; orpheline (</w:t>
      </w:r>
      <w:r w:rsidRPr="00D541DD">
        <w:rPr>
          <w:rFonts w:ascii="Times New Roman" w:hAnsi="Times New Roman" w:cs="Times New Roman"/>
          <w:b/>
          <w:bCs/>
          <w:sz w:val="24"/>
          <w:szCs w:val="24"/>
        </w:rPr>
        <w:t>&lt;/&gt;</w:t>
      </w:r>
      <w:r w:rsidRPr="00D541DD">
        <w:rPr>
          <w:rFonts w:ascii="Times New Roman" w:hAnsi="Times New Roman" w:cs="Times New Roman"/>
          <w:sz w:val="24"/>
          <w:szCs w:val="24"/>
        </w:rPr>
        <w:t>)</w:t>
      </w:r>
      <w:r>
        <w:rPr>
          <w:rFonts w:ascii="Times New Roman" w:hAnsi="Times New Roman" w:cs="Times New Roman"/>
          <w:sz w:val="24"/>
          <w:szCs w:val="24"/>
        </w:rPr>
        <w:t xml:space="preserve"> qui sera afficher sur le page de notre site. Il est donc l’élément fondamentale du site. Nous nous</w:t>
      </w:r>
      <w:ins w:id="676" w:author="Dr KROA" w:date="2024-08-10T14:33:00Z">
        <w:r w:rsidR="00C20CD5">
          <w:rPr>
            <w:rFonts w:ascii="Times New Roman" w:hAnsi="Times New Roman" w:cs="Times New Roman"/>
            <w:sz w:val="24"/>
            <w:szCs w:val="24"/>
          </w:rPr>
          <w:t xml:space="preserve"> en servons</w:t>
        </w:r>
      </w:ins>
      <w:r>
        <w:rPr>
          <w:rFonts w:ascii="Times New Roman" w:hAnsi="Times New Roman" w:cs="Times New Roman"/>
          <w:sz w:val="24"/>
          <w:szCs w:val="24"/>
        </w:rPr>
        <w:t xml:space="preserve"> </w:t>
      </w:r>
      <w:del w:id="677" w:author="Dr KROA" w:date="2024-08-10T14:33:00Z">
        <w:r w:rsidDel="00C20CD5">
          <w:rPr>
            <w:rFonts w:ascii="Times New Roman" w:hAnsi="Times New Roman" w:cs="Times New Roman"/>
            <w:sz w:val="24"/>
            <w:szCs w:val="24"/>
          </w:rPr>
          <w:delText xml:space="preserve">en servirons </w:delText>
        </w:r>
      </w:del>
      <w:r>
        <w:rPr>
          <w:rFonts w:ascii="Times New Roman" w:hAnsi="Times New Roman" w:cs="Times New Roman"/>
          <w:sz w:val="24"/>
          <w:szCs w:val="24"/>
        </w:rPr>
        <w:t xml:space="preserve">pour afficher du texte, des images et des vidéos centraliser sur le métier artisanat </w:t>
      </w:r>
    </w:p>
    <w:p w14:paraId="1F7A448A" w14:textId="78BA4156"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CSS3</w:t>
      </w:r>
      <w:r w:rsidR="00D541DD" w:rsidRPr="00D541DD">
        <w:rPr>
          <w:rFonts w:ascii="Times New Roman" w:hAnsi="Times New Roman" w:cs="Times New Roman"/>
          <w:b/>
          <w:bCs/>
          <w:sz w:val="24"/>
          <w:szCs w:val="24"/>
        </w:rPr>
        <w:t xml:space="preserve"> </w:t>
      </w:r>
      <w:r w:rsidRPr="00D541DD">
        <w:rPr>
          <w:rFonts w:ascii="Times New Roman" w:hAnsi="Times New Roman" w:cs="Times New Roman"/>
          <w:b/>
          <w:bCs/>
          <w:sz w:val="24"/>
          <w:szCs w:val="24"/>
        </w:rPr>
        <w:t>:</w:t>
      </w:r>
      <w:r>
        <w:rPr>
          <w:rFonts w:ascii="Times New Roman" w:hAnsi="Times New Roman" w:cs="Times New Roman"/>
          <w:sz w:val="24"/>
          <w:szCs w:val="24"/>
        </w:rPr>
        <w:t xml:space="preserve"> Ce langage est connu pour apporter des modifications </w:t>
      </w:r>
      <w:r w:rsidR="00D541DD">
        <w:rPr>
          <w:rFonts w:ascii="Times New Roman" w:hAnsi="Times New Roman" w:cs="Times New Roman"/>
          <w:sz w:val="24"/>
          <w:szCs w:val="24"/>
        </w:rPr>
        <w:t>à</w:t>
      </w:r>
      <w:r>
        <w:rPr>
          <w:rFonts w:ascii="Times New Roman" w:hAnsi="Times New Roman" w:cs="Times New Roman"/>
          <w:sz w:val="24"/>
          <w:szCs w:val="24"/>
        </w:rPr>
        <w:t xml:space="preserve"> la page pour plus de dynamisme. Il permet la mise en forme des éléments du HTML5 et aussi permet de fai</w:t>
      </w:r>
      <w:ins w:id="678" w:author="Dr KROA" w:date="2024-08-10T14:38:00Z">
        <w:r w:rsidR="00C20CD5">
          <w:rPr>
            <w:rFonts w:ascii="Times New Roman" w:hAnsi="Times New Roman" w:cs="Times New Roman"/>
            <w:sz w:val="24"/>
            <w:szCs w:val="24"/>
          </w:rPr>
          <w:t xml:space="preserve">re </w:t>
        </w:r>
      </w:ins>
      <w:del w:id="679" w:author="Dr KROA" w:date="2024-08-10T14:38:00Z">
        <w:r w:rsidDel="00C20CD5">
          <w:rPr>
            <w:rFonts w:ascii="Times New Roman" w:hAnsi="Times New Roman" w:cs="Times New Roman"/>
            <w:sz w:val="24"/>
            <w:szCs w:val="24"/>
          </w:rPr>
          <w:delText>t</w:delText>
        </w:r>
      </w:del>
      <w:r>
        <w:rPr>
          <w:rFonts w:ascii="Times New Roman" w:hAnsi="Times New Roman" w:cs="Times New Roman"/>
          <w:sz w:val="24"/>
          <w:szCs w:val="24"/>
        </w:rPr>
        <w:t xml:space="preserve"> des animations et autre design dynamique. Nous l’utilis</w:t>
      </w:r>
      <w:del w:id="680" w:author="Dr KROA" w:date="2024-08-10T14:40:00Z">
        <w:r w:rsidDel="00C20CD5">
          <w:rPr>
            <w:rFonts w:ascii="Times New Roman" w:hAnsi="Times New Roman" w:cs="Times New Roman"/>
            <w:sz w:val="24"/>
            <w:szCs w:val="24"/>
          </w:rPr>
          <w:delText>e</w:delText>
        </w:r>
      </w:del>
      <w:del w:id="681" w:author="Dr KROA" w:date="2024-08-10T14:39:00Z">
        <w:r w:rsidDel="00C20CD5">
          <w:rPr>
            <w:rFonts w:ascii="Times New Roman" w:hAnsi="Times New Roman" w:cs="Times New Roman"/>
            <w:sz w:val="24"/>
            <w:szCs w:val="24"/>
          </w:rPr>
          <w:delText>r</w:delText>
        </w:r>
      </w:del>
      <w:r>
        <w:rPr>
          <w:rFonts w:ascii="Times New Roman" w:hAnsi="Times New Roman" w:cs="Times New Roman"/>
          <w:sz w:val="24"/>
          <w:szCs w:val="24"/>
        </w:rPr>
        <w:t>ons pour styliser notre site internet.</w:t>
      </w:r>
    </w:p>
    <w:p w14:paraId="30A423B2" w14:textId="77777777" w:rsidR="00C41C53" w:rsidRPr="00E3262A"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JS :</w:t>
      </w:r>
      <w:r>
        <w:rPr>
          <w:rFonts w:ascii="Times New Roman" w:hAnsi="Times New Roman" w:cs="Times New Roman"/>
          <w:sz w:val="24"/>
          <w:szCs w:val="24"/>
        </w:rPr>
        <w:t xml:space="preserve"> Ce langage plus connu comme les deux autres présentent plusieurs fonctionnalités. Il est plus utilisé dans l’interactivité du site, comme l’utilisation des notifications, des messages de succès et bien d’autre. Il traite aussi les animations sous forme d’événement et autre. </w:t>
      </w:r>
      <w:r>
        <w:rPr>
          <w:rFonts w:ascii="Times New Roman" w:hAnsi="Times New Roman" w:cs="Times New Roman"/>
          <w:sz w:val="24"/>
          <w:szCs w:val="24"/>
        </w:rPr>
        <w:br/>
        <w:t>Nous l’utilis</w:t>
      </w:r>
      <w:del w:id="682" w:author="Dr KROA" w:date="2024-08-10T14:44:00Z">
        <w:r w:rsidDel="00895C63">
          <w:rPr>
            <w:rFonts w:ascii="Times New Roman" w:hAnsi="Times New Roman" w:cs="Times New Roman"/>
            <w:sz w:val="24"/>
            <w:szCs w:val="24"/>
          </w:rPr>
          <w:delText>er</w:delText>
        </w:r>
      </w:del>
      <w:r>
        <w:rPr>
          <w:rFonts w:ascii="Times New Roman" w:hAnsi="Times New Roman" w:cs="Times New Roman"/>
          <w:sz w:val="24"/>
          <w:szCs w:val="24"/>
        </w:rPr>
        <w:t xml:space="preserve">ons également dans notre site pour plus de dynamisme </w:t>
      </w:r>
    </w:p>
    <w:p w14:paraId="23FA3B08" w14:textId="77777777" w:rsidR="00C41C53" w:rsidRDefault="00C41C53" w:rsidP="00C41C53">
      <w:pPr>
        <w:spacing w:line="360" w:lineRule="auto"/>
        <w:rPr>
          <w:rFonts w:ascii="Times New Roman" w:hAnsi="Times New Roman" w:cs="Times New Roman"/>
          <w:sz w:val="24"/>
          <w:szCs w:val="24"/>
        </w:rPr>
      </w:pPr>
    </w:p>
    <w:p w14:paraId="51B773CD" w14:textId="77777777" w:rsidR="00C41C53" w:rsidRDefault="00C41C53" w:rsidP="00C41C53">
      <w:pPr>
        <w:spacing w:line="360" w:lineRule="auto"/>
        <w:rPr>
          <w:rFonts w:ascii="Times New Roman" w:hAnsi="Times New Roman" w:cs="Times New Roman"/>
          <w:b/>
          <w:bCs/>
          <w:sz w:val="24"/>
          <w:szCs w:val="24"/>
        </w:rPr>
      </w:pPr>
      <w:r>
        <w:rPr>
          <w:rFonts w:ascii="Times New Roman" w:hAnsi="Times New Roman" w:cs="Times New Roman"/>
          <w:b/>
          <w:bCs/>
          <w:sz w:val="24"/>
          <w:szCs w:val="24"/>
        </w:rPr>
        <w:t>B</w:t>
      </w:r>
      <w:r w:rsidRPr="00E717FA">
        <w:rPr>
          <w:rFonts w:ascii="Times New Roman" w:hAnsi="Times New Roman" w:cs="Times New Roman"/>
          <w:b/>
          <w:bCs/>
          <w:sz w:val="24"/>
          <w:szCs w:val="24"/>
        </w:rPr>
        <w:t>-Utilisation de</w:t>
      </w:r>
      <w:r>
        <w:rPr>
          <w:rFonts w:ascii="Times New Roman" w:hAnsi="Times New Roman" w:cs="Times New Roman"/>
          <w:b/>
          <w:bCs/>
          <w:sz w:val="24"/>
          <w:szCs w:val="24"/>
        </w:rPr>
        <w:t xml:space="preserve"> COMPOSER,</w:t>
      </w:r>
      <w:r w:rsidRPr="00E717FA">
        <w:rPr>
          <w:rFonts w:ascii="Times New Roman" w:hAnsi="Times New Roman" w:cs="Times New Roman"/>
          <w:b/>
          <w:bCs/>
          <w:sz w:val="24"/>
          <w:szCs w:val="24"/>
        </w:rPr>
        <w:t xml:space="preserve"> </w:t>
      </w:r>
      <w:r>
        <w:rPr>
          <w:rFonts w:ascii="Times New Roman" w:hAnsi="Times New Roman" w:cs="Times New Roman"/>
          <w:b/>
          <w:bCs/>
          <w:sz w:val="24"/>
          <w:szCs w:val="24"/>
        </w:rPr>
        <w:t xml:space="preserve">PHP et le Framework LARAVEL </w:t>
      </w:r>
      <w:r w:rsidRPr="00E717FA">
        <w:rPr>
          <w:rFonts w:ascii="Times New Roman" w:hAnsi="Times New Roman" w:cs="Times New Roman"/>
          <w:b/>
          <w:bCs/>
          <w:sz w:val="24"/>
          <w:szCs w:val="24"/>
        </w:rPr>
        <w:t xml:space="preserve">pour le </w:t>
      </w:r>
      <w:r>
        <w:rPr>
          <w:rFonts w:ascii="Times New Roman" w:hAnsi="Times New Roman" w:cs="Times New Roman"/>
          <w:b/>
          <w:bCs/>
          <w:sz w:val="24"/>
          <w:szCs w:val="24"/>
        </w:rPr>
        <w:t>backend</w:t>
      </w:r>
    </w:p>
    <w:p w14:paraId="05E26DC5" w14:textId="34E81E3D" w:rsidR="00C41C53" w:rsidRPr="006B4152" w:rsidRDefault="00C41C53" w:rsidP="00C41C53">
      <w:pPr>
        <w:spacing w:line="360" w:lineRule="auto"/>
        <w:rPr>
          <w:rFonts w:ascii="Times New Roman" w:hAnsi="Times New Roman" w:cs="Times New Roman"/>
          <w:sz w:val="24"/>
          <w:szCs w:val="24"/>
        </w:rPr>
      </w:pPr>
      <w:r w:rsidRPr="006B4152">
        <w:rPr>
          <w:rFonts w:ascii="Times New Roman" w:hAnsi="Times New Roman" w:cs="Times New Roman"/>
          <w:sz w:val="24"/>
          <w:szCs w:val="24"/>
        </w:rPr>
        <w:t>Le Framework LARAVEL</w:t>
      </w:r>
      <w:r>
        <w:rPr>
          <w:rFonts w:ascii="Times New Roman" w:hAnsi="Times New Roman" w:cs="Times New Roman"/>
          <w:sz w:val="24"/>
          <w:szCs w:val="24"/>
        </w:rPr>
        <w:t xml:space="preserve"> qui utilise le système MVC (Model, Vue, Controller)</w:t>
      </w:r>
      <w:r w:rsidRPr="006B4152">
        <w:rPr>
          <w:rFonts w:ascii="Times New Roman" w:hAnsi="Times New Roman" w:cs="Times New Roman"/>
          <w:sz w:val="24"/>
          <w:szCs w:val="24"/>
        </w:rPr>
        <w:t>, es un langage connu par certains dev Junior</w:t>
      </w:r>
      <w:r>
        <w:rPr>
          <w:rFonts w:ascii="Times New Roman" w:hAnsi="Times New Roman" w:cs="Times New Roman"/>
          <w:sz w:val="24"/>
          <w:szCs w:val="24"/>
        </w:rPr>
        <w:t xml:space="preserve"> et freelance</w:t>
      </w:r>
      <w:r w:rsidRPr="006B4152">
        <w:rPr>
          <w:rFonts w:ascii="Times New Roman" w:hAnsi="Times New Roman" w:cs="Times New Roman"/>
          <w:sz w:val="24"/>
          <w:szCs w:val="24"/>
        </w:rPr>
        <w:t xml:space="preserve">. Il </w:t>
      </w:r>
      <w:r>
        <w:rPr>
          <w:rFonts w:ascii="Times New Roman" w:hAnsi="Times New Roman" w:cs="Times New Roman"/>
          <w:sz w:val="24"/>
          <w:szCs w:val="24"/>
        </w:rPr>
        <w:t>vient de</w:t>
      </w:r>
      <w:r w:rsidRPr="006B4152">
        <w:rPr>
          <w:rFonts w:ascii="Times New Roman" w:hAnsi="Times New Roman" w:cs="Times New Roman"/>
          <w:sz w:val="24"/>
          <w:szCs w:val="24"/>
        </w:rPr>
        <w:t xml:space="preserve"> l’application LARAGON qui utilise COMPOSER e</w:t>
      </w:r>
      <w:r>
        <w:rPr>
          <w:rFonts w:ascii="Times New Roman" w:hAnsi="Times New Roman" w:cs="Times New Roman"/>
          <w:sz w:val="24"/>
          <w:szCs w:val="24"/>
        </w:rPr>
        <w:t xml:space="preserve">t LARAVEL dans le codage. Il gère aussi le serveur de lancement de l’application et aussi la base de données avec d’autre fonctionnalité </w:t>
      </w:r>
      <w:del w:id="683" w:author="Dr KROA" w:date="2024-08-10T14:45:00Z">
        <w:r w:rsidDel="00895C63">
          <w:rPr>
            <w:rFonts w:ascii="Times New Roman" w:hAnsi="Times New Roman" w:cs="Times New Roman"/>
            <w:sz w:val="24"/>
            <w:szCs w:val="24"/>
          </w:rPr>
          <w:delText xml:space="preserve">intéressante </w:delText>
        </w:r>
      </w:del>
      <w:r>
        <w:rPr>
          <w:rFonts w:ascii="Times New Roman" w:hAnsi="Times New Roman" w:cs="Times New Roman"/>
          <w:sz w:val="24"/>
          <w:szCs w:val="24"/>
        </w:rPr>
        <w:t xml:space="preserve">qui rend le codage plus rapide et </w:t>
      </w:r>
      <w:ins w:id="684" w:author="Dr KROA" w:date="2024-08-10T14:45:00Z">
        <w:r w:rsidR="00895C63">
          <w:rPr>
            <w:rFonts w:ascii="Times New Roman" w:hAnsi="Times New Roman" w:cs="Times New Roman"/>
            <w:sz w:val="24"/>
            <w:szCs w:val="24"/>
          </w:rPr>
          <w:t>aisé</w:t>
        </w:r>
      </w:ins>
      <w:ins w:id="685" w:author="Dr KROA" w:date="2024-08-10T14:46:00Z">
        <w:r w:rsidR="002C6B6D">
          <w:rPr>
            <w:rFonts w:ascii="Times New Roman" w:hAnsi="Times New Roman" w:cs="Times New Roman"/>
            <w:sz w:val="24"/>
            <w:szCs w:val="24"/>
          </w:rPr>
          <w:t>.</w:t>
        </w:r>
      </w:ins>
      <w:del w:id="686" w:author="Dr KROA" w:date="2024-08-10T14:45:00Z">
        <w:r w:rsidDel="00895C63">
          <w:rPr>
            <w:rFonts w:ascii="Times New Roman" w:hAnsi="Times New Roman" w:cs="Times New Roman"/>
            <w:sz w:val="24"/>
            <w:szCs w:val="24"/>
          </w:rPr>
          <w:delText>intéressant</w:delText>
        </w:r>
      </w:del>
      <w:r>
        <w:rPr>
          <w:rFonts w:ascii="Times New Roman" w:hAnsi="Times New Roman" w:cs="Times New Roman"/>
          <w:sz w:val="24"/>
          <w:szCs w:val="24"/>
        </w:rPr>
        <w:t xml:space="preserve">. </w:t>
      </w:r>
    </w:p>
    <w:p w14:paraId="5A99E06D" w14:textId="77777777" w:rsidR="00C41C53" w:rsidRPr="00E3262A"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w:t>
      </w:r>
      <w:r w:rsidRPr="005B0649">
        <w:rPr>
          <w:rFonts w:ascii="Times New Roman" w:hAnsi="Times New Roman" w:cs="Times New Roman"/>
          <w:sz w:val="24"/>
          <w:szCs w:val="24"/>
        </w:rPr>
        <w:t xml:space="preserve"> </w:t>
      </w:r>
      <w:r w:rsidRPr="00D541DD">
        <w:rPr>
          <w:rFonts w:ascii="Times New Roman" w:hAnsi="Times New Roman" w:cs="Times New Roman"/>
          <w:b/>
          <w:bCs/>
          <w:sz w:val="24"/>
          <w:szCs w:val="24"/>
        </w:rPr>
        <w:t>PHP :</w:t>
      </w:r>
      <w:r>
        <w:rPr>
          <w:rFonts w:ascii="Times New Roman" w:hAnsi="Times New Roman" w:cs="Times New Roman"/>
          <w:sz w:val="24"/>
          <w:szCs w:val="24"/>
        </w:rPr>
        <w:t xml:space="preserve"> La version utiliser est le 8</w:t>
      </w:r>
      <w:r w:rsidRPr="00E3262A">
        <w:rPr>
          <w:rFonts w:ascii="Times New Roman" w:hAnsi="Times New Roman" w:cs="Times New Roman"/>
          <w:sz w:val="24"/>
          <w:szCs w:val="24"/>
        </w:rPr>
        <w:t>.</w:t>
      </w:r>
      <w:r>
        <w:rPr>
          <w:rFonts w:ascii="Times New Roman" w:hAnsi="Times New Roman" w:cs="Times New Roman"/>
          <w:sz w:val="24"/>
          <w:szCs w:val="24"/>
        </w:rPr>
        <w:t>2.20 !</w:t>
      </w:r>
    </w:p>
    <w:p w14:paraId="5C43A8D6" w14:textId="7B29A729" w:rsidR="00C41C53" w:rsidRPr="00E3262A"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w:t>
      </w:r>
      <w:r w:rsidRPr="005B0649">
        <w:rPr>
          <w:rFonts w:ascii="Times New Roman" w:hAnsi="Times New Roman" w:cs="Times New Roman"/>
          <w:sz w:val="24"/>
          <w:szCs w:val="24"/>
        </w:rPr>
        <w:t xml:space="preserve"> </w:t>
      </w:r>
      <w:r w:rsidRPr="00D541DD">
        <w:rPr>
          <w:rFonts w:ascii="Times New Roman" w:hAnsi="Times New Roman" w:cs="Times New Roman"/>
          <w:b/>
          <w:bCs/>
          <w:sz w:val="24"/>
          <w:szCs w:val="24"/>
        </w:rPr>
        <w:t>LARAVEL :</w:t>
      </w:r>
      <w:r w:rsidRPr="00E3262A">
        <w:rPr>
          <w:rFonts w:ascii="Times New Roman" w:hAnsi="Times New Roman" w:cs="Times New Roman"/>
          <w:sz w:val="24"/>
          <w:szCs w:val="24"/>
        </w:rPr>
        <w:t xml:space="preserve"> Ce </w:t>
      </w:r>
      <w:r>
        <w:rPr>
          <w:rFonts w:ascii="Times New Roman" w:hAnsi="Times New Roman" w:cs="Times New Roman"/>
          <w:sz w:val="24"/>
          <w:szCs w:val="24"/>
        </w:rPr>
        <w:t xml:space="preserve">Framework, contient plusieurs fonctionnalités de codage et gère toutes les parties d’un site ou application web. Il </w:t>
      </w:r>
      <w:ins w:id="687" w:author="Dr KROA" w:date="2024-08-10T14:47:00Z">
        <w:r w:rsidR="002C6B6D">
          <w:rPr>
            <w:rFonts w:ascii="Times New Roman" w:hAnsi="Times New Roman" w:cs="Times New Roman"/>
            <w:sz w:val="24"/>
            <w:szCs w:val="24"/>
          </w:rPr>
          <w:t xml:space="preserve">a servi </w:t>
        </w:r>
      </w:ins>
      <w:del w:id="688" w:author="Dr KROA" w:date="2024-08-10T14:48:00Z">
        <w:r w:rsidDel="002C6B6D">
          <w:rPr>
            <w:rFonts w:ascii="Times New Roman" w:hAnsi="Times New Roman" w:cs="Times New Roman"/>
            <w:sz w:val="24"/>
            <w:szCs w:val="24"/>
          </w:rPr>
          <w:delText xml:space="preserve">nous servira </w:delText>
        </w:r>
      </w:del>
      <w:r>
        <w:rPr>
          <w:rFonts w:ascii="Times New Roman" w:hAnsi="Times New Roman" w:cs="Times New Roman"/>
          <w:sz w:val="24"/>
          <w:szCs w:val="24"/>
        </w:rPr>
        <w:t xml:space="preserve">à coder plus </w:t>
      </w:r>
      <w:ins w:id="689" w:author="Dr KROA" w:date="2024-08-10T14:48:00Z">
        <w:r w:rsidR="002C6B6D">
          <w:rPr>
            <w:rFonts w:ascii="Times New Roman" w:hAnsi="Times New Roman" w:cs="Times New Roman"/>
            <w:sz w:val="24"/>
            <w:szCs w:val="24"/>
          </w:rPr>
          <w:t xml:space="preserve">aisément </w:t>
        </w:r>
      </w:ins>
      <w:del w:id="690" w:author="Dr KROA" w:date="2024-08-10T14:48:00Z">
        <w:r w:rsidDel="002C6B6D">
          <w:rPr>
            <w:rFonts w:ascii="Times New Roman" w:hAnsi="Times New Roman" w:cs="Times New Roman"/>
            <w:sz w:val="24"/>
            <w:szCs w:val="24"/>
          </w:rPr>
          <w:delText xml:space="preserve">rapidement </w:delText>
        </w:r>
      </w:del>
      <w:r>
        <w:rPr>
          <w:rFonts w:ascii="Times New Roman" w:hAnsi="Times New Roman" w:cs="Times New Roman"/>
          <w:sz w:val="24"/>
          <w:szCs w:val="24"/>
        </w:rPr>
        <w:t xml:space="preserve">à travers ses exemples de code et autre service. Notons que la version de </w:t>
      </w:r>
      <w:r w:rsidR="002C6B6D">
        <w:rPr>
          <w:rFonts w:ascii="Times New Roman" w:hAnsi="Times New Roman" w:cs="Times New Roman"/>
          <w:sz w:val="24"/>
          <w:szCs w:val="24"/>
        </w:rPr>
        <w:t>LARAVEL</w:t>
      </w:r>
      <w:r>
        <w:rPr>
          <w:rFonts w:ascii="Times New Roman" w:hAnsi="Times New Roman" w:cs="Times New Roman"/>
          <w:sz w:val="24"/>
          <w:szCs w:val="24"/>
        </w:rPr>
        <w:t xml:space="preserve"> utilis</w:t>
      </w:r>
      <w:ins w:id="691" w:author="Dr KROA" w:date="2024-08-10T14:48:00Z">
        <w:r w:rsidR="002C6B6D">
          <w:rPr>
            <w:rFonts w:ascii="Times New Roman" w:hAnsi="Times New Roman" w:cs="Times New Roman"/>
            <w:sz w:val="24"/>
            <w:szCs w:val="24"/>
          </w:rPr>
          <w:t>ée</w:t>
        </w:r>
      </w:ins>
      <w:del w:id="692" w:author="Dr KROA" w:date="2024-08-10T14:49:00Z">
        <w:r w:rsidDel="002C6B6D">
          <w:rPr>
            <w:rFonts w:ascii="Times New Roman" w:hAnsi="Times New Roman" w:cs="Times New Roman"/>
            <w:sz w:val="24"/>
            <w:szCs w:val="24"/>
          </w:rPr>
          <w:delText>er</w:delText>
        </w:r>
      </w:del>
      <w:r>
        <w:rPr>
          <w:rFonts w:ascii="Times New Roman" w:hAnsi="Times New Roman" w:cs="Times New Roman"/>
          <w:sz w:val="24"/>
          <w:szCs w:val="24"/>
        </w:rPr>
        <w:t xml:space="preserve"> dans notre application es</w:t>
      </w:r>
      <w:ins w:id="693" w:author="Dr KROA" w:date="2024-08-10T14:49:00Z">
        <w:r w:rsidR="002C6B6D">
          <w:rPr>
            <w:rFonts w:ascii="Times New Roman" w:hAnsi="Times New Roman" w:cs="Times New Roman"/>
            <w:sz w:val="24"/>
            <w:szCs w:val="24"/>
          </w:rPr>
          <w:t>t</w:t>
        </w:r>
      </w:ins>
      <w:r>
        <w:rPr>
          <w:rFonts w:ascii="Times New Roman" w:hAnsi="Times New Roman" w:cs="Times New Roman"/>
          <w:sz w:val="24"/>
          <w:szCs w:val="24"/>
        </w:rPr>
        <w:t xml:space="preserve"> la version : LARAVEL 10.</w:t>
      </w:r>
    </w:p>
    <w:p w14:paraId="639414BF" w14:textId="0CDC0966"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COMPOSER :</w:t>
      </w:r>
      <w:r>
        <w:rPr>
          <w:rFonts w:ascii="Times New Roman" w:hAnsi="Times New Roman" w:cs="Times New Roman"/>
          <w:sz w:val="24"/>
          <w:szCs w:val="24"/>
        </w:rPr>
        <w:t xml:space="preserve"> Il nous permet dès la création du dossier de notre application, de générer tous les types de fichier nécessaires aux bons fonctionnements de l’application ou du site web. Nous avons comme fichier de base :  Routes (dans lequel se trouve le fichier « </w:t>
      </w:r>
      <w:proofErr w:type="spellStart"/>
      <w:r>
        <w:rPr>
          <w:rFonts w:ascii="Times New Roman" w:hAnsi="Times New Roman" w:cs="Times New Roman"/>
          <w:sz w:val="24"/>
          <w:szCs w:val="24"/>
        </w:rPr>
        <w:t>web.php</w:t>
      </w:r>
      <w:proofErr w:type="spellEnd"/>
      <w:r>
        <w:rPr>
          <w:rFonts w:ascii="Times New Roman" w:hAnsi="Times New Roman" w:cs="Times New Roman"/>
          <w:sz w:val="24"/>
          <w:szCs w:val="24"/>
        </w:rPr>
        <w:t xml:space="preserve"> » qui contient toutes les routes de </w:t>
      </w:r>
      <w:r>
        <w:rPr>
          <w:rFonts w:ascii="Times New Roman" w:hAnsi="Times New Roman" w:cs="Times New Roman"/>
          <w:sz w:val="24"/>
          <w:szCs w:val="24"/>
        </w:rPr>
        <w:lastRenderedPageBreak/>
        <w:t>l’application), App (qui contient les fichier « console, http, providers, model, etc…) et Ressources (qui contient tous les fichiers d’affichage de l’application). Il créer aussi la base de donn</w:t>
      </w:r>
      <w:ins w:id="694" w:author="Dr KROA" w:date="2024-08-10T14:51:00Z">
        <w:r w:rsidR="002C6B6D">
          <w:rPr>
            <w:rFonts w:ascii="Times New Roman" w:hAnsi="Times New Roman" w:cs="Times New Roman"/>
            <w:sz w:val="24"/>
            <w:szCs w:val="24"/>
          </w:rPr>
          <w:t>ées</w:t>
        </w:r>
      </w:ins>
      <w:del w:id="695" w:author="Dr KROA" w:date="2024-08-10T14:51:00Z">
        <w:r w:rsidDel="002C6B6D">
          <w:rPr>
            <w:rFonts w:ascii="Times New Roman" w:hAnsi="Times New Roman" w:cs="Times New Roman"/>
            <w:sz w:val="24"/>
            <w:szCs w:val="24"/>
          </w:rPr>
          <w:delText>er</w:delText>
        </w:r>
      </w:del>
      <w:r>
        <w:rPr>
          <w:rFonts w:ascii="Times New Roman" w:hAnsi="Times New Roman" w:cs="Times New Roman"/>
          <w:sz w:val="24"/>
          <w:szCs w:val="24"/>
        </w:rPr>
        <w:t xml:space="preserve"> avec des fichiers de migration pour les tables.</w:t>
      </w:r>
    </w:p>
    <w:p w14:paraId="42ECBD87" w14:textId="0D41830D" w:rsidR="00C41C53" w:rsidRPr="006A1695" w:rsidRDefault="00C41C53" w:rsidP="00C41C53">
      <w:pPr>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E717FA">
        <w:rPr>
          <w:rFonts w:ascii="Times New Roman" w:hAnsi="Times New Roman" w:cs="Times New Roman"/>
          <w:b/>
          <w:bCs/>
          <w:sz w:val="24"/>
          <w:szCs w:val="24"/>
        </w:rPr>
        <w:t>-Utilisation de</w:t>
      </w:r>
      <w:r>
        <w:rPr>
          <w:rFonts w:ascii="Times New Roman" w:hAnsi="Times New Roman" w:cs="Times New Roman"/>
          <w:b/>
          <w:bCs/>
          <w:sz w:val="24"/>
          <w:szCs w:val="24"/>
        </w:rPr>
        <w:t xml:space="preserve"> Heidi SQL pour la base de données </w:t>
      </w:r>
    </w:p>
    <w:p w14:paraId="0F2FAB3A" w14:textId="3014755B" w:rsidR="00C41C53" w:rsidRPr="00E3262A" w:rsidRDefault="00C41C53" w:rsidP="00C41C53">
      <w:pPr>
        <w:spacing w:line="360" w:lineRule="auto"/>
        <w:rPr>
          <w:rFonts w:ascii="Times New Roman" w:hAnsi="Times New Roman" w:cs="Times New Roman"/>
          <w:sz w:val="24"/>
          <w:szCs w:val="24"/>
        </w:rPr>
      </w:pPr>
      <w:r w:rsidRPr="00D541DD">
        <w:rPr>
          <w:rFonts w:ascii="Times New Roman" w:hAnsi="Times New Roman" w:cs="Times New Roman"/>
          <w:b/>
          <w:bCs/>
          <w:sz w:val="24"/>
          <w:szCs w:val="24"/>
        </w:rPr>
        <w:t>Heidi SQL</w:t>
      </w:r>
      <w:r>
        <w:rPr>
          <w:rFonts w:ascii="Times New Roman" w:hAnsi="Times New Roman" w:cs="Times New Roman"/>
          <w:sz w:val="24"/>
          <w:szCs w:val="24"/>
        </w:rPr>
        <w:t xml:space="preserve"> est un outil de gestion de base de données comme MySQL, Microsoft et autre, fournie par LARAGON. Il lie directement la base de données à l’application dès la création, mais on peut aussi le fait manuellement en configurant un fichier (</w:t>
      </w:r>
      <w:r w:rsidRPr="00B34841">
        <w:rPr>
          <w:rFonts w:ascii="Times New Roman" w:hAnsi="Times New Roman" w:cs="Times New Roman"/>
          <w:b/>
          <w:bCs/>
          <w:sz w:val="24"/>
          <w:szCs w:val="24"/>
        </w:rPr>
        <w:t>.</w:t>
      </w:r>
      <w:proofErr w:type="spellStart"/>
      <w:r w:rsidRPr="00B34841">
        <w:rPr>
          <w:rFonts w:ascii="Times New Roman" w:hAnsi="Times New Roman" w:cs="Times New Roman"/>
          <w:b/>
          <w:bCs/>
          <w:sz w:val="24"/>
          <w:szCs w:val="24"/>
        </w:rPr>
        <w:t>env</w:t>
      </w:r>
      <w:proofErr w:type="spellEnd"/>
      <w:r>
        <w:rPr>
          <w:rFonts w:ascii="Times New Roman" w:hAnsi="Times New Roman" w:cs="Times New Roman"/>
          <w:sz w:val="24"/>
          <w:szCs w:val="24"/>
        </w:rPr>
        <w:t>) dans les dossiers du site.</w:t>
      </w:r>
    </w:p>
    <w:p w14:paraId="32C898FA" w14:textId="002402BC" w:rsidR="00C41C53" w:rsidRDefault="00C41C53" w:rsidP="00C41C53">
      <w:pPr>
        <w:spacing w:line="360" w:lineRule="auto"/>
        <w:rPr>
          <w:rFonts w:ascii="Times New Roman" w:hAnsi="Times New Roman" w:cs="Times New Roman"/>
          <w:sz w:val="24"/>
          <w:szCs w:val="24"/>
        </w:rPr>
      </w:pPr>
    </w:p>
    <w:p w14:paraId="02E48CBB" w14:textId="0F1DEBE0" w:rsidR="00432840" w:rsidRPr="00D541DD" w:rsidRDefault="00C41C53" w:rsidP="00432840">
      <w:pPr>
        <w:spacing w:line="360" w:lineRule="auto"/>
        <w:jc w:val="center"/>
        <w:rPr>
          <w:rFonts w:ascii="Times New Roman" w:hAnsi="Times New Roman" w:cs="Times New Roman"/>
          <w:b/>
          <w:bCs/>
          <w:sz w:val="24"/>
          <w:szCs w:val="24"/>
        </w:rPr>
      </w:pPr>
      <w:r w:rsidRPr="00D541DD">
        <w:rPr>
          <w:rFonts w:ascii="Times New Roman" w:hAnsi="Times New Roman" w:cs="Times New Roman"/>
          <w:b/>
          <w:bCs/>
          <w:sz w:val="24"/>
          <w:szCs w:val="24"/>
        </w:rPr>
        <w:t>FONCTIONNALITE</w:t>
      </w:r>
      <w:del w:id="696" w:author="Dr KROA" w:date="2024-08-10T14:52:00Z">
        <w:r w:rsidRPr="00D541DD" w:rsidDel="002C6B6D">
          <w:rPr>
            <w:rFonts w:ascii="Times New Roman" w:hAnsi="Times New Roman" w:cs="Times New Roman"/>
            <w:b/>
            <w:bCs/>
            <w:sz w:val="24"/>
            <w:szCs w:val="24"/>
          </w:rPr>
          <w:delText>R</w:delText>
        </w:r>
      </w:del>
      <w:r w:rsidRPr="00D541DD">
        <w:rPr>
          <w:rFonts w:ascii="Times New Roman" w:hAnsi="Times New Roman" w:cs="Times New Roman"/>
          <w:b/>
          <w:bCs/>
          <w:sz w:val="24"/>
          <w:szCs w:val="24"/>
        </w:rPr>
        <w:t xml:space="preserve"> DE L’APPLICATION</w:t>
      </w:r>
    </w:p>
    <w:p w14:paraId="571D3E28" w14:textId="4DD109C8" w:rsidR="00432840" w:rsidRDefault="00432840" w:rsidP="00C41C53">
      <w:pPr>
        <w:spacing w:line="360" w:lineRule="auto"/>
        <w:rPr>
          <w:rFonts w:ascii="Times New Roman" w:hAnsi="Times New Roman" w:cs="Times New Roman"/>
          <w:b/>
          <w:bCs/>
          <w:sz w:val="24"/>
          <w:szCs w:val="24"/>
          <w:u w:val="single"/>
        </w:rPr>
      </w:pPr>
      <w:r>
        <w:rPr>
          <w:rFonts w:ascii="Times New Roman" w:hAnsi="Times New Roman" w:cs="Times New Roman"/>
          <w:noProof/>
          <w:sz w:val="24"/>
          <w:szCs w:val="24"/>
        </w:rPr>
        <w:lastRenderedPageBreak/>
        <w:drawing>
          <wp:anchor distT="0" distB="0" distL="114300" distR="114300" simplePos="0" relativeHeight="251709440" behindDoc="1" locked="0" layoutInCell="1" allowOverlap="1" wp14:anchorId="47656A49" wp14:editId="183CA9D4">
            <wp:simplePos x="0" y="0"/>
            <wp:positionH relativeFrom="column">
              <wp:posOffset>4393955</wp:posOffset>
            </wp:positionH>
            <wp:positionV relativeFrom="paragraph">
              <wp:posOffset>306315</wp:posOffset>
            </wp:positionV>
            <wp:extent cx="2365375" cy="3912870"/>
            <wp:effectExtent l="19050" t="19050" r="15875" b="11430"/>
            <wp:wrapTight wrapText="bothSides">
              <wp:wrapPolygon edited="0">
                <wp:start x="-174" y="-105"/>
                <wp:lineTo x="-174" y="21558"/>
                <wp:lineTo x="21571" y="21558"/>
                <wp:lineTo x="21571" y="-105"/>
                <wp:lineTo x="-174" y="-105"/>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28" cstate="print">
                      <a:extLst>
                        <a:ext uri="{28A0092B-C50C-407E-A947-70E740481C1C}">
                          <a14:useLocalDpi xmlns:a14="http://schemas.microsoft.com/office/drawing/2010/main" val="0"/>
                        </a:ext>
                      </a:extLst>
                    </a:blip>
                    <a:srcRect t="-827" b="33872"/>
                    <a:stretch/>
                  </pic:blipFill>
                  <pic:spPr bwMode="auto">
                    <a:xfrm>
                      <a:off x="0" y="0"/>
                      <a:ext cx="2365375" cy="391287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8416" behindDoc="1" locked="0" layoutInCell="1" allowOverlap="1" wp14:anchorId="17D69BAC" wp14:editId="1ED5103B">
            <wp:simplePos x="0" y="0"/>
            <wp:positionH relativeFrom="margin">
              <wp:posOffset>6935274</wp:posOffset>
            </wp:positionH>
            <wp:positionV relativeFrom="paragraph">
              <wp:posOffset>344610</wp:posOffset>
            </wp:positionV>
            <wp:extent cx="2619375" cy="3869690"/>
            <wp:effectExtent l="19050" t="19050" r="28575" b="16510"/>
            <wp:wrapTight wrapText="bothSides">
              <wp:wrapPolygon edited="0">
                <wp:start x="-157" y="-106"/>
                <wp:lineTo x="-157" y="21586"/>
                <wp:lineTo x="21679" y="21586"/>
                <wp:lineTo x="21679" y="-106"/>
                <wp:lineTo x="-157" y="-106"/>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9375" cy="38696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C41C53" w:rsidRPr="00B34841">
        <w:rPr>
          <w:rFonts w:ascii="Times New Roman" w:hAnsi="Times New Roman" w:cs="Times New Roman"/>
          <w:b/>
          <w:bCs/>
          <w:sz w:val="24"/>
          <w:szCs w:val="24"/>
        </w:rPr>
        <w:t xml:space="preserve">A- Page d’accueil </w:t>
      </w:r>
      <w:r w:rsidR="00C41C53">
        <w:rPr>
          <w:rFonts w:ascii="Times New Roman" w:hAnsi="Times New Roman" w:cs="Times New Roman"/>
          <w:b/>
          <w:bCs/>
          <w:sz w:val="24"/>
          <w:szCs w:val="24"/>
        </w:rPr>
        <w:t>du site</w:t>
      </w:r>
      <w:ins w:id="697" w:author="Dr KROA" w:date="2024-08-10T15:01:00Z">
        <w:r w:rsidR="00810622">
          <w:rPr>
            <w:rFonts w:ascii="Times New Roman" w:hAnsi="Times New Roman" w:cs="Times New Roman"/>
            <w:b/>
            <w:bCs/>
            <w:sz w:val="24"/>
            <w:szCs w:val="24"/>
          </w:rPr>
          <w:t> :</w:t>
        </w:r>
      </w:ins>
    </w:p>
    <w:p w14:paraId="0225A388" w14:textId="74AA7E15" w:rsidR="00C41C53" w:rsidRPr="00432840" w:rsidRDefault="00C41C53" w:rsidP="002C6B6D">
      <w:pPr>
        <w:spacing w:line="360" w:lineRule="auto"/>
        <w:jc w:val="both"/>
        <w:rPr>
          <w:rFonts w:ascii="Times New Roman" w:hAnsi="Times New Roman" w:cs="Times New Roman"/>
          <w:b/>
          <w:bCs/>
          <w:sz w:val="24"/>
          <w:szCs w:val="24"/>
          <w:u w:val="single"/>
        </w:rPr>
        <w:pPrChange w:id="698" w:author="Dr KROA" w:date="2024-08-10T14:53:00Z">
          <w:pPr>
            <w:spacing w:line="360" w:lineRule="auto"/>
          </w:pPr>
        </w:pPrChange>
      </w:pPr>
      <w:r>
        <w:rPr>
          <w:rFonts w:ascii="Times New Roman" w:hAnsi="Times New Roman" w:cs="Times New Roman"/>
          <w:sz w:val="24"/>
          <w:szCs w:val="24"/>
        </w:rPr>
        <w:t>A l’ouverture de notre site, nous somme</w:t>
      </w:r>
      <w:ins w:id="699" w:author="Dr KROA" w:date="2024-08-10T14:53:00Z">
        <w:r w:rsidR="002C6B6D">
          <w:rPr>
            <w:rFonts w:ascii="Times New Roman" w:hAnsi="Times New Roman" w:cs="Times New Roman"/>
            <w:sz w:val="24"/>
            <w:szCs w:val="24"/>
          </w:rPr>
          <w:t>s</w:t>
        </w:r>
      </w:ins>
      <w:r>
        <w:rPr>
          <w:rFonts w:ascii="Times New Roman" w:hAnsi="Times New Roman" w:cs="Times New Roman"/>
          <w:sz w:val="24"/>
          <w:szCs w:val="24"/>
        </w:rPr>
        <w:t xml:space="preserve"> accueilli</w:t>
      </w:r>
      <w:ins w:id="700" w:author="Dr KROA" w:date="2024-08-10T14:53:00Z">
        <w:r w:rsidR="002C6B6D">
          <w:rPr>
            <w:rFonts w:ascii="Times New Roman" w:hAnsi="Times New Roman" w:cs="Times New Roman"/>
            <w:sz w:val="24"/>
            <w:szCs w:val="24"/>
          </w:rPr>
          <w:t>s</w:t>
        </w:r>
      </w:ins>
      <w:del w:id="701" w:author="Dr KROA" w:date="2024-08-10T14:53:00Z">
        <w:r w:rsidDel="002C6B6D">
          <w:rPr>
            <w:rFonts w:ascii="Times New Roman" w:hAnsi="Times New Roman" w:cs="Times New Roman"/>
            <w:sz w:val="24"/>
            <w:szCs w:val="24"/>
          </w:rPr>
          <w:delText>r</w:delText>
        </w:r>
      </w:del>
      <w:r>
        <w:rPr>
          <w:rFonts w:ascii="Times New Roman" w:hAnsi="Times New Roman" w:cs="Times New Roman"/>
          <w:sz w:val="24"/>
          <w:szCs w:val="24"/>
        </w:rPr>
        <w:t xml:space="preserve"> par la page d’accueil, qui présente de façon très bref notre </w:t>
      </w:r>
      <w:del w:id="702" w:author="Dr KROA" w:date="2024-08-10T14:56:00Z">
        <w:r w:rsidDel="00FB2F40">
          <w:rPr>
            <w:rFonts w:ascii="Times New Roman" w:hAnsi="Times New Roman" w:cs="Times New Roman"/>
            <w:sz w:val="24"/>
            <w:szCs w:val="24"/>
          </w:rPr>
          <w:delText xml:space="preserve">site de notre </w:delText>
        </w:r>
      </w:del>
      <w:ins w:id="703" w:author="Dr KROA" w:date="2024-08-10T14:56:00Z">
        <w:r w:rsidR="00FB2F40">
          <w:rPr>
            <w:rFonts w:ascii="Times New Roman" w:hAnsi="Times New Roman" w:cs="Times New Roman"/>
            <w:sz w:val="24"/>
            <w:szCs w:val="24"/>
          </w:rPr>
          <w:t>l’</w:t>
        </w:r>
      </w:ins>
      <w:r>
        <w:rPr>
          <w:rFonts w:ascii="Times New Roman" w:hAnsi="Times New Roman" w:cs="Times New Roman"/>
          <w:sz w:val="24"/>
          <w:szCs w:val="24"/>
        </w:rPr>
        <w:t>entreprise</w:t>
      </w:r>
      <w:ins w:id="704" w:author="Dr KROA" w:date="2024-08-10T14:56:00Z">
        <w:r w:rsidR="00FB2F40">
          <w:rPr>
            <w:rFonts w:ascii="Times New Roman" w:hAnsi="Times New Roman" w:cs="Times New Roman"/>
            <w:sz w:val="24"/>
            <w:szCs w:val="24"/>
          </w:rPr>
          <w:t xml:space="preserve"> 43</w:t>
        </w:r>
      </w:ins>
      <w:r>
        <w:rPr>
          <w:rFonts w:ascii="Times New Roman" w:hAnsi="Times New Roman" w:cs="Times New Roman"/>
          <w:sz w:val="24"/>
          <w:szCs w:val="24"/>
        </w:rPr>
        <w:t xml:space="preserve"> et</w:t>
      </w:r>
      <w:ins w:id="705" w:author="Dr KROA" w:date="2024-08-10T14:56:00Z">
        <w:r w:rsidR="00FB2F40">
          <w:rPr>
            <w:rFonts w:ascii="Times New Roman" w:hAnsi="Times New Roman" w:cs="Times New Roman"/>
            <w:sz w:val="24"/>
            <w:szCs w:val="24"/>
          </w:rPr>
          <w:t xml:space="preserve"> le</w:t>
        </w:r>
      </w:ins>
      <w:r>
        <w:rPr>
          <w:rFonts w:ascii="Times New Roman" w:hAnsi="Times New Roman" w:cs="Times New Roman"/>
          <w:sz w:val="24"/>
          <w:szCs w:val="24"/>
        </w:rPr>
        <w:t xml:space="preserve"> </w:t>
      </w:r>
      <w:del w:id="706" w:author="Dr KROA" w:date="2024-08-10T14:56:00Z">
        <w:r w:rsidDel="00FB2F40">
          <w:rPr>
            <w:rFonts w:ascii="Times New Roman" w:hAnsi="Times New Roman" w:cs="Times New Roman"/>
            <w:sz w:val="24"/>
            <w:szCs w:val="24"/>
          </w:rPr>
          <w:delText xml:space="preserve">aussi le </w:delText>
        </w:r>
      </w:del>
      <w:r>
        <w:rPr>
          <w:rFonts w:ascii="Times New Roman" w:hAnsi="Times New Roman" w:cs="Times New Roman"/>
          <w:sz w:val="24"/>
          <w:szCs w:val="24"/>
        </w:rPr>
        <w:t>but</w:t>
      </w:r>
      <w:del w:id="707" w:author="Dr KROA" w:date="2024-08-10T14:57:00Z">
        <w:r w:rsidDel="00FB2F40">
          <w:rPr>
            <w:rFonts w:ascii="Times New Roman" w:hAnsi="Times New Roman" w:cs="Times New Roman"/>
            <w:sz w:val="24"/>
            <w:szCs w:val="24"/>
          </w:rPr>
          <w:delText>e</w:delText>
        </w:r>
      </w:del>
      <w:r>
        <w:rPr>
          <w:rFonts w:ascii="Times New Roman" w:hAnsi="Times New Roman" w:cs="Times New Roman"/>
          <w:sz w:val="24"/>
          <w:szCs w:val="24"/>
        </w:rPr>
        <w:t xml:space="preserve"> du site</w:t>
      </w:r>
      <w:ins w:id="708" w:author="Dr KROA" w:date="2024-08-10T14:57:00Z">
        <w:r w:rsidR="00FB2F40">
          <w:rPr>
            <w:rFonts w:ascii="Times New Roman" w:hAnsi="Times New Roman" w:cs="Times New Roman"/>
            <w:sz w:val="24"/>
            <w:szCs w:val="24"/>
          </w:rPr>
          <w:t xml:space="preserve">. </w:t>
        </w:r>
      </w:ins>
      <w:del w:id="709" w:author="Dr KROA" w:date="2024-08-10T14:57:00Z">
        <w:r w:rsidDel="00FB2F40">
          <w:rPr>
            <w:rFonts w:ascii="Times New Roman" w:hAnsi="Times New Roman" w:cs="Times New Roman"/>
            <w:sz w:val="24"/>
            <w:szCs w:val="24"/>
          </w:rPr>
          <w:delText>,</w:delText>
        </w:r>
      </w:del>
      <w:ins w:id="710" w:author="Dr KROA" w:date="2024-08-10T14:57:00Z">
        <w:r w:rsidR="00FB2F40">
          <w:rPr>
            <w:rFonts w:ascii="Times New Roman" w:hAnsi="Times New Roman" w:cs="Times New Roman"/>
            <w:sz w:val="24"/>
            <w:szCs w:val="24"/>
          </w:rPr>
          <w:t xml:space="preserve">Il y a </w:t>
        </w:r>
      </w:ins>
      <w:del w:id="711" w:author="Dr KROA" w:date="2024-08-10T14:57:00Z">
        <w:r w:rsidDel="00FB2F40">
          <w:rPr>
            <w:rFonts w:ascii="Times New Roman" w:hAnsi="Times New Roman" w:cs="Times New Roman"/>
            <w:sz w:val="24"/>
            <w:szCs w:val="24"/>
          </w:rPr>
          <w:delText xml:space="preserve"> nous avons</w:delText>
        </w:r>
      </w:del>
      <w:r>
        <w:rPr>
          <w:rFonts w:ascii="Times New Roman" w:hAnsi="Times New Roman" w:cs="Times New Roman"/>
          <w:sz w:val="24"/>
          <w:szCs w:val="24"/>
        </w:rPr>
        <w:t xml:space="preserve"> aussi des pages similaires qui présente d’autre</w:t>
      </w:r>
      <w:ins w:id="712" w:author="Dr KROA" w:date="2024-08-10T14:58:00Z">
        <w:r w:rsidR="00FB2F40">
          <w:rPr>
            <w:rFonts w:ascii="Times New Roman" w:hAnsi="Times New Roman" w:cs="Times New Roman"/>
            <w:sz w:val="24"/>
            <w:szCs w:val="24"/>
          </w:rPr>
          <w:t>s</w:t>
        </w:r>
      </w:ins>
      <w:r>
        <w:rPr>
          <w:rFonts w:ascii="Times New Roman" w:hAnsi="Times New Roman" w:cs="Times New Roman"/>
          <w:sz w:val="24"/>
          <w:szCs w:val="24"/>
        </w:rPr>
        <w:t xml:space="preserve"> fonction</w:t>
      </w:r>
      <w:ins w:id="713" w:author="Dr KROA" w:date="2024-08-10T14:58:00Z">
        <w:r w:rsidR="00FB2F40">
          <w:rPr>
            <w:rFonts w:ascii="Times New Roman" w:hAnsi="Times New Roman" w:cs="Times New Roman"/>
            <w:sz w:val="24"/>
            <w:szCs w:val="24"/>
          </w:rPr>
          <w:t>s</w:t>
        </w:r>
      </w:ins>
      <w:r>
        <w:rPr>
          <w:rFonts w:ascii="Times New Roman" w:hAnsi="Times New Roman" w:cs="Times New Roman"/>
          <w:sz w:val="24"/>
          <w:szCs w:val="24"/>
        </w:rPr>
        <w:t xml:space="preserve"> pour </w:t>
      </w:r>
      <w:ins w:id="714" w:author="Dr KROA" w:date="2024-08-10T14:58:00Z">
        <w:r w:rsidR="00FB2F40">
          <w:rPr>
            <w:rFonts w:ascii="Times New Roman" w:hAnsi="Times New Roman" w:cs="Times New Roman"/>
            <w:sz w:val="24"/>
            <w:szCs w:val="24"/>
          </w:rPr>
          <w:t xml:space="preserve">amener </w:t>
        </w:r>
      </w:ins>
      <w:del w:id="715" w:author="Dr KROA" w:date="2024-08-10T14:58:00Z">
        <w:r w:rsidDel="00FB2F40">
          <w:rPr>
            <w:rFonts w:ascii="Times New Roman" w:hAnsi="Times New Roman" w:cs="Times New Roman"/>
            <w:sz w:val="24"/>
            <w:szCs w:val="24"/>
          </w:rPr>
          <w:delText>attirer</w:delText>
        </w:r>
      </w:del>
      <w:r>
        <w:rPr>
          <w:rFonts w:ascii="Times New Roman" w:hAnsi="Times New Roman" w:cs="Times New Roman"/>
          <w:sz w:val="24"/>
          <w:szCs w:val="24"/>
        </w:rPr>
        <w:t xml:space="preserve"> l’artisan ou le client </w:t>
      </w:r>
      <w:ins w:id="716" w:author="Dr KROA" w:date="2024-08-10T14:58:00Z">
        <w:r w:rsidR="00FB2F40">
          <w:rPr>
            <w:rFonts w:ascii="Times New Roman" w:hAnsi="Times New Roman" w:cs="Times New Roman"/>
            <w:sz w:val="24"/>
            <w:szCs w:val="24"/>
          </w:rPr>
          <w:t xml:space="preserve">visiteur </w:t>
        </w:r>
      </w:ins>
      <w:r>
        <w:rPr>
          <w:rFonts w:ascii="Times New Roman" w:hAnsi="Times New Roman" w:cs="Times New Roman"/>
          <w:sz w:val="24"/>
          <w:szCs w:val="24"/>
        </w:rPr>
        <w:t>à se connecter à notre site en fonction de ses besoins.</w:t>
      </w:r>
    </w:p>
    <w:p w14:paraId="73D24364" w14:textId="61A134AB" w:rsidR="00C41C53" w:rsidRDefault="00C41C53" w:rsidP="002C6B6D">
      <w:pPr>
        <w:spacing w:line="360" w:lineRule="auto"/>
        <w:jc w:val="both"/>
        <w:rPr>
          <w:rFonts w:ascii="Times New Roman" w:hAnsi="Times New Roman" w:cs="Times New Roman"/>
          <w:sz w:val="24"/>
          <w:szCs w:val="24"/>
        </w:rPr>
        <w:pPrChange w:id="717" w:author="Dr KROA" w:date="2024-08-10T14:53:00Z">
          <w:pPr>
            <w:spacing w:line="360" w:lineRule="auto"/>
          </w:pPr>
        </w:pPrChange>
      </w:pPr>
      <w:del w:id="718" w:author="Dr KROA" w:date="2024-08-10T14:59:00Z">
        <w:r w:rsidDel="00FB2F40">
          <w:rPr>
            <w:rFonts w:ascii="Times New Roman" w:hAnsi="Times New Roman" w:cs="Times New Roman"/>
            <w:sz w:val="24"/>
            <w:szCs w:val="24"/>
          </w:rPr>
          <w:delText>Voici des p</w:delText>
        </w:r>
      </w:del>
      <w:ins w:id="719" w:author="Dr KROA" w:date="2024-08-10T14:59:00Z">
        <w:r w:rsidR="00FB2F40">
          <w:rPr>
            <w:rFonts w:ascii="Times New Roman" w:hAnsi="Times New Roman" w:cs="Times New Roman"/>
            <w:sz w:val="24"/>
            <w:szCs w:val="24"/>
          </w:rPr>
          <w:t>P</w:t>
        </w:r>
      </w:ins>
      <w:r>
        <w:rPr>
          <w:rFonts w:ascii="Times New Roman" w:hAnsi="Times New Roman" w:cs="Times New Roman"/>
          <w:sz w:val="24"/>
          <w:szCs w:val="24"/>
        </w:rPr>
        <w:t>hoto</w:t>
      </w:r>
      <w:ins w:id="720" w:author="Dr KROA" w:date="2024-08-10T14:59:00Z">
        <w:r w:rsidR="00FB2F40">
          <w:rPr>
            <w:rFonts w:ascii="Times New Roman" w:hAnsi="Times New Roman" w:cs="Times New Roman"/>
            <w:sz w:val="24"/>
            <w:szCs w:val="24"/>
          </w:rPr>
          <w:t>1</w:t>
        </w:r>
      </w:ins>
      <w:del w:id="721" w:author="Dr KROA" w:date="2024-08-10T14:59:00Z">
        <w:r w:rsidDel="00FB2F40">
          <w:rPr>
            <w:rFonts w:ascii="Times New Roman" w:hAnsi="Times New Roman" w:cs="Times New Roman"/>
            <w:sz w:val="24"/>
            <w:szCs w:val="24"/>
          </w:rPr>
          <w:delText>s ci-contre </w:delText>
        </w:r>
      </w:del>
      <w:r>
        <w:rPr>
          <w:rFonts w:ascii="Times New Roman" w:hAnsi="Times New Roman" w:cs="Times New Roman"/>
          <w:sz w:val="24"/>
          <w:szCs w:val="24"/>
        </w:rPr>
        <w:t xml:space="preserve">: </w:t>
      </w:r>
      <w:ins w:id="722" w:author="Dr KROA" w:date="2024-08-10T15:00:00Z">
        <w:r w:rsidR="00FB2F40">
          <w:rPr>
            <w:rFonts w:ascii="Times New Roman" w:hAnsi="Times New Roman" w:cs="Times New Roman"/>
            <w:sz w:val="24"/>
            <w:szCs w:val="24"/>
          </w:rPr>
          <w:t>Page d’accueil du site Artisan Connecte</w:t>
        </w:r>
      </w:ins>
    </w:p>
    <w:p w14:paraId="7A4C571F" w14:textId="775FDCC7" w:rsidR="00C41C53" w:rsidRDefault="00C41C53" w:rsidP="00C41C53">
      <w:pPr>
        <w:spacing w:line="360" w:lineRule="auto"/>
        <w:rPr>
          <w:rFonts w:ascii="Times New Roman" w:hAnsi="Times New Roman" w:cs="Times New Roman"/>
          <w:sz w:val="24"/>
          <w:szCs w:val="24"/>
        </w:rPr>
      </w:pPr>
    </w:p>
    <w:p w14:paraId="59874E88" w14:textId="2C089E49" w:rsidR="00C41C53" w:rsidRDefault="00C41C53" w:rsidP="00C41C53">
      <w:pPr>
        <w:spacing w:line="360" w:lineRule="auto"/>
        <w:rPr>
          <w:rFonts w:ascii="Times New Roman" w:hAnsi="Times New Roman" w:cs="Times New Roman"/>
          <w:sz w:val="24"/>
          <w:szCs w:val="24"/>
        </w:rPr>
      </w:pPr>
    </w:p>
    <w:p w14:paraId="489CF9F6" w14:textId="182B097A" w:rsidR="00C41C53" w:rsidRDefault="00C41C53" w:rsidP="00C41C53">
      <w:pPr>
        <w:spacing w:line="360" w:lineRule="auto"/>
        <w:rPr>
          <w:rFonts w:ascii="Times New Roman" w:hAnsi="Times New Roman" w:cs="Times New Roman"/>
          <w:sz w:val="24"/>
          <w:szCs w:val="24"/>
        </w:rPr>
      </w:pPr>
    </w:p>
    <w:p w14:paraId="0BAA9BB2" w14:textId="33E909D7" w:rsidR="00C41C53" w:rsidRDefault="00C41C53" w:rsidP="00C41C53">
      <w:pPr>
        <w:spacing w:line="360" w:lineRule="auto"/>
        <w:rPr>
          <w:rFonts w:ascii="Times New Roman" w:hAnsi="Times New Roman" w:cs="Times New Roman"/>
          <w:sz w:val="24"/>
          <w:szCs w:val="24"/>
        </w:rPr>
      </w:pPr>
    </w:p>
    <w:p w14:paraId="14C055B5" w14:textId="3A7926F7" w:rsidR="00C41C53" w:rsidRDefault="00C41C53" w:rsidP="00C41C53">
      <w:pPr>
        <w:spacing w:line="360" w:lineRule="auto"/>
        <w:rPr>
          <w:rFonts w:ascii="Times New Roman" w:hAnsi="Times New Roman" w:cs="Times New Roman"/>
          <w:sz w:val="24"/>
          <w:szCs w:val="24"/>
        </w:rPr>
      </w:pPr>
    </w:p>
    <w:p w14:paraId="189456BC" w14:textId="22B1BF5F" w:rsidR="00C41C53" w:rsidRDefault="00C41C53" w:rsidP="00C41C53">
      <w:pPr>
        <w:spacing w:line="360" w:lineRule="auto"/>
        <w:rPr>
          <w:rFonts w:ascii="Times New Roman" w:hAnsi="Times New Roman" w:cs="Times New Roman"/>
          <w:sz w:val="24"/>
          <w:szCs w:val="24"/>
        </w:rPr>
      </w:pPr>
    </w:p>
    <w:p w14:paraId="7DEFDF7F" w14:textId="66C539F3" w:rsidR="00C41C53" w:rsidRDefault="006F3CCD" w:rsidP="006F3CCD">
      <w:pPr>
        <w:tabs>
          <w:tab w:val="center" w:pos="8630"/>
          <w:tab w:val="left" w:pos="11586"/>
        </w:tabs>
        <w:spacing w:line="360" w:lineRule="auto"/>
        <w:ind w:left="1416" w:firstLine="708"/>
        <w:rPr>
          <w:rFonts w:ascii="Times New Roman" w:hAnsi="Times New Roman" w:cs="Times New Roman"/>
          <w:sz w:val="24"/>
          <w:szCs w:val="24"/>
        </w:rPr>
      </w:pPr>
      <w:r>
        <w:rPr>
          <w:rFonts w:ascii="Times New Roman" w:hAnsi="Times New Roman" w:cs="Times New Roman"/>
          <w:sz w:val="24"/>
          <w:szCs w:val="24"/>
        </w:rPr>
        <w:tab/>
        <w:t>1</w:t>
      </w:r>
      <w:r w:rsidRPr="006F3CCD">
        <w:rPr>
          <w:rFonts w:ascii="Times New Roman" w:hAnsi="Times New Roman" w:cs="Times New Roman"/>
          <w:sz w:val="24"/>
          <w:szCs w:val="24"/>
          <w:vertAlign w:val="superscript"/>
        </w:rPr>
        <w:t>er</w:t>
      </w:r>
      <w:r>
        <w:rPr>
          <w:rFonts w:ascii="Times New Roman" w:hAnsi="Times New Roman" w:cs="Times New Roman"/>
          <w:sz w:val="24"/>
          <w:szCs w:val="24"/>
          <w:vertAlign w:val="superscript"/>
        </w:rPr>
        <w:t>e</w:t>
      </w:r>
      <w:r>
        <w:rPr>
          <w:rFonts w:ascii="Times New Roman" w:hAnsi="Times New Roman" w:cs="Times New Roman"/>
          <w:sz w:val="24"/>
          <w:szCs w:val="24"/>
        </w:rPr>
        <w:t xml:space="preserve"> Page d’accueil du site </w:t>
      </w:r>
      <w:r>
        <w:rPr>
          <w:rFonts w:ascii="Times New Roman" w:hAnsi="Times New Roman" w:cs="Times New Roman"/>
          <w:sz w:val="24"/>
          <w:szCs w:val="24"/>
        </w:rPr>
        <w:tab/>
        <w:t>2</w:t>
      </w:r>
      <w:r w:rsidRPr="006F3CCD">
        <w:rPr>
          <w:rFonts w:ascii="Times New Roman" w:hAnsi="Times New Roman" w:cs="Times New Roman"/>
          <w:sz w:val="24"/>
          <w:szCs w:val="24"/>
          <w:vertAlign w:val="superscript"/>
        </w:rPr>
        <w:t>e</w:t>
      </w:r>
      <w:r>
        <w:rPr>
          <w:rFonts w:ascii="Times New Roman" w:hAnsi="Times New Roman" w:cs="Times New Roman"/>
          <w:sz w:val="24"/>
          <w:szCs w:val="24"/>
        </w:rPr>
        <w:t xml:space="preserve"> Page d’accueil du site</w:t>
      </w:r>
    </w:p>
    <w:p w14:paraId="509F280F" w14:textId="0AB17E1A" w:rsidR="00810622" w:rsidRPr="00283454" w:rsidRDefault="00C41C53" w:rsidP="00283454">
      <w:pPr>
        <w:pStyle w:val="Paragraphedeliste"/>
        <w:numPr>
          <w:ilvl w:val="0"/>
          <w:numId w:val="15"/>
        </w:numPr>
        <w:spacing w:line="360" w:lineRule="auto"/>
        <w:rPr>
          <w:ins w:id="723" w:author="Dr KROA" w:date="2024-08-10T15:01:00Z"/>
          <w:rFonts w:ascii="Times New Roman" w:hAnsi="Times New Roman" w:cs="Times New Roman"/>
          <w:sz w:val="24"/>
          <w:szCs w:val="24"/>
          <w:rPrChange w:id="724" w:author="Dr KROA" w:date="2024-08-10T15:05:00Z">
            <w:rPr>
              <w:ins w:id="725" w:author="Dr KROA" w:date="2024-08-10T15:01:00Z"/>
            </w:rPr>
          </w:rPrChange>
        </w:rPr>
        <w:pPrChange w:id="726" w:author="Dr KROA" w:date="2024-08-10T15:05:00Z">
          <w:pPr>
            <w:spacing w:line="360" w:lineRule="auto"/>
          </w:pPr>
        </w:pPrChange>
      </w:pPr>
      <w:del w:id="727" w:author="Dr KROA" w:date="2024-08-10T15:05:00Z">
        <w:r w:rsidRPr="00283454" w:rsidDel="00283454">
          <w:rPr>
            <w:rFonts w:ascii="Times New Roman" w:hAnsi="Times New Roman" w:cs="Times New Roman"/>
            <w:sz w:val="24"/>
            <w:szCs w:val="24"/>
            <w:rPrChange w:id="728" w:author="Dr KROA" w:date="2024-08-10T15:05:00Z">
              <w:rPr/>
            </w:rPrChange>
          </w:rPr>
          <w:delText xml:space="preserve">- </w:delText>
        </w:r>
      </w:del>
      <w:r w:rsidRPr="00283454">
        <w:rPr>
          <w:rFonts w:ascii="Times New Roman" w:hAnsi="Times New Roman" w:cs="Times New Roman"/>
          <w:b/>
          <w:bCs/>
          <w:sz w:val="24"/>
          <w:szCs w:val="24"/>
          <w:rPrChange w:id="729" w:author="Dr KROA" w:date="2024-08-10T15:05:00Z">
            <w:rPr/>
          </w:rPrChange>
        </w:rPr>
        <w:t>Page de connexion et d’enregistrement :</w:t>
      </w:r>
      <w:r w:rsidRPr="00283454">
        <w:rPr>
          <w:rFonts w:ascii="Times New Roman" w:hAnsi="Times New Roman" w:cs="Times New Roman"/>
          <w:sz w:val="24"/>
          <w:szCs w:val="24"/>
          <w:rPrChange w:id="730" w:author="Dr KROA" w:date="2024-08-10T15:05:00Z">
            <w:rPr/>
          </w:rPrChange>
        </w:rPr>
        <w:t xml:space="preserve"> </w:t>
      </w:r>
    </w:p>
    <w:p w14:paraId="399EE920" w14:textId="77777777" w:rsidR="00810622" w:rsidRDefault="00810622" w:rsidP="00C41C53">
      <w:pPr>
        <w:spacing w:line="360" w:lineRule="auto"/>
        <w:rPr>
          <w:ins w:id="731" w:author="Dr KROA" w:date="2024-08-10T15:03:00Z"/>
          <w:rFonts w:ascii="Times New Roman" w:hAnsi="Times New Roman" w:cs="Times New Roman"/>
          <w:sz w:val="24"/>
          <w:szCs w:val="24"/>
        </w:rPr>
      </w:pPr>
      <w:ins w:id="732" w:author="Dr KROA" w:date="2024-08-10T15:02:00Z">
        <w:r>
          <w:rPr>
            <w:rFonts w:ascii="Times New Roman" w:hAnsi="Times New Roman" w:cs="Times New Roman"/>
            <w:sz w:val="24"/>
            <w:szCs w:val="24"/>
          </w:rPr>
          <w:t xml:space="preserve">Les pages de connexion et d’enregistrement sont </w:t>
        </w:r>
      </w:ins>
      <w:del w:id="733" w:author="Dr KROA" w:date="2024-08-10T15:02:00Z">
        <w:r w:rsidR="00C41C53" w:rsidDel="00810622">
          <w:rPr>
            <w:rFonts w:ascii="Times New Roman" w:hAnsi="Times New Roman" w:cs="Times New Roman"/>
            <w:sz w:val="24"/>
            <w:szCs w:val="24"/>
          </w:rPr>
          <w:delText xml:space="preserve">Elles sont </w:delText>
        </w:r>
      </w:del>
      <w:r w:rsidR="00C41C53">
        <w:rPr>
          <w:rFonts w:ascii="Times New Roman" w:hAnsi="Times New Roman" w:cs="Times New Roman"/>
          <w:sz w:val="24"/>
          <w:szCs w:val="24"/>
        </w:rPr>
        <w:t xml:space="preserve">construites pour permettre à l’artisan et au client de créer un compte sur notre site afin de bénéficier </w:t>
      </w:r>
      <w:ins w:id="734" w:author="Dr KROA" w:date="2024-08-10T15:03:00Z">
        <w:r>
          <w:rPr>
            <w:rFonts w:ascii="Times New Roman" w:hAnsi="Times New Roman" w:cs="Times New Roman"/>
            <w:sz w:val="24"/>
            <w:szCs w:val="24"/>
          </w:rPr>
          <w:t xml:space="preserve">de ces </w:t>
        </w:r>
      </w:ins>
      <w:del w:id="735" w:author="Dr KROA" w:date="2024-08-10T15:03:00Z">
        <w:r w:rsidR="00C41C53" w:rsidDel="00810622">
          <w:rPr>
            <w:rFonts w:ascii="Times New Roman" w:hAnsi="Times New Roman" w:cs="Times New Roman"/>
            <w:sz w:val="24"/>
            <w:szCs w:val="24"/>
          </w:rPr>
          <w:delText>des</w:delText>
        </w:r>
      </w:del>
      <w:r w:rsidR="00C41C53">
        <w:rPr>
          <w:rFonts w:ascii="Times New Roman" w:hAnsi="Times New Roman" w:cs="Times New Roman"/>
          <w:sz w:val="24"/>
          <w:szCs w:val="24"/>
        </w:rPr>
        <w:t xml:space="preserve"> fonctionnalités </w:t>
      </w:r>
      <w:del w:id="736" w:author="Dr KROA" w:date="2024-08-10T15:03:00Z">
        <w:r w:rsidR="00C41C53" w:rsidDel="00810622">
          <w:rPr>
            <w:rFonts w:ascii="Times New Roman" w:hAnsi="Times New Roman" w:cs="Times New Roman"/>
            <w:sz w:val="24"/>
            <w:szCs w:val="24"/>
          </w:rPr>
          <w:delText>ci-</w:delText>
        </w:r>
        <w:r w:rsidR="00D541DD" w:rsidDel="00810622">
          <w:rPr>
            <w:rFonts w:ascii="Times New Roman" w:hAnsi="Times New Roman" w:cs="Times New Roman"/>
            <w:sz w:val="24"/>
            <w:szCs w:val="24"/>
          </w:rPr>
          <w:delText>dessous</w:delText>
        </w:r>
      </w:del>
      <w:r w:rsidR="00D541DD">
        <w:rPr>
          <w:rFonts w:ascii="Times New Roman" w:hAnsi="Times New Roman" w:cs="Times New Roman"/>
          <w:sz w:val="24"/>
          <w:szCs w:val="24"/>
        </w:rPr>
        <w:t xml:space="preserve">. </w:t>
      </w:r>
    </w:p>
    <w:p w14:paraId="6BF068A9" w14:textId="2145246C" w:rsidR="00C41C53" w:rsidRPr="00E3262A" w:rsidRDefault="00D541DD" w:rsidP="00C41C53">
      <w:pPr>
        <w:spacing w:line="360" w:lineRule="auto"/>
        <w:rPr>
          <w:rFonts w:ascii="Times New Roman" w:hAnsi="Times New Roman" w:cs="Times New Roman"/>
          <w:sz w:val="24"/>
          <w:szCs w:val="24"/>
        </w:rPr>
      </w:pPr>
      <w:del w:id="737" w:author="Dr KROA" w:date="2024-08-10T15:03:00Z">
        <w:r w:rsidDel="00810622">
          <w:rPr>
            <w:rFonts w:ascii="Times New Roman" w:hAnsi="Times New Roman" w:cs="Times New Roman"/>
            <w:sz w:val="24"/>
            <w:szCs w:val="24"/>
          </w:rPr>
          <w:lastRenderedPageBreak/>
          <w:delText>Voici</w:delText>
        </w:r>
        <w:r w:rsidR="00C41C53" w:rsidDel="00810622">
          <w:rPr>
            <w:rFonts w:ascii="Times New Roman" w:hAnsi="Times New Roman" w:cs="Times New Roman"/>
            <w:sz w:val="24"/>
            <w:szCs w:val="24"/>
          </w:rPr>
          <w:delText xml:space="preserve"> des </w:delText>
        </w:r>
      </w:del>
      <w:del w:id="738" w:author="Dr KROA" w:date="2024-08-10T15:04:00Z">
        <w:r w:rsidR="00C41C53" w:rsidDel="00283454">
          <w:rPr>
            <w:rFonts w:ascii="Times New Roman" w:hAnsi="Times New Roman" w:cs="Times New Roman"/>
            <w:sz w:val="24"/>
            <w:szCs w:val="24"/>
          </w:rPr>
          <w:delText>p</w:delText>
        </w:r>
      </w:del>
      <w:ins w:id="739" w:author="Dr KROA" w:date="2024-08-10T15:04:00Z">
        <w:r w:rsidR="00283454">
          <w:rPr>
            <w:rFonts w:ascii="Times New Roman" w:hAnsi="Times New Roman" w:cs="Times New Roman"/>
            <w:sz w:val="24"/>
            <w:szCs w:val="24"/>
          </w:rPr>
          <w:t>P</w:t>
        </w:r>
      </w:ins>
      <w:r w:rsidR="00C41C53">
        <w:rPr>
          <w:rFonts w:ascii="Times New Roman" w:hAnsi="Times New Roman" w:cs="Times New Roman"/>
          <w:sz w:val="24"/>
          <w:szCs w:val="24"/>
        </w:rPr>
        <w:t xml:space="preserve">hotos </w:t>
      </w:r>
      <w:ins w:id="740" w:author="Dr KROA" w:date="2024-08-10T15:04:00Z">
        <w:r w:rsidR="00283454">
          <w:rPr>
            <w:rFonts w:ascii="Times New Roman" w:hAnsi="Times New Roman" w:cs="Times New Roman"/>
            <w:sz w:val="24"/>
            <w:szCs w:val="24"/>
          </w:rPr>
          <w:t>2 et 3</w:t>
        </w:r>
      </w:ins>
      <w:del w:id="741" w:author="Dr KROA" w:date="2024-08-10T15:04:00Z">
        <w:r w:rsidR="00C41C53" w:rsidDel="00283454">
          <w:rPr>
            <w:rFonts w:ascii="Times New Roman" w:hAnsi="Times New Roman" w:cs="Times New Roman"/>
            <w:sz w:val="24"/>
            <w:szCs w:val="24"/>
          </w:rPr>
          <w:delText>ci-</w:delText>
        </w:r>
        <w:r w:rsidR="00432840" w:rsidDel="00283454">
          <w:rPr>
            <w:rFonts w:ascii="Times New Roman" w:hAnsi="Times New Roman" w:cs="Times New Roman"/>
            <w:sz w:val="24"/>
            <w:szCs w:val="24"/>
          </w:rPr>
          <w:delText>dessous</w:delText>
        </w:r>
      </w:del>
      <w:r w:rsidR="00C41C53">
        <w:rPr>
          <w:rFonts w:ascii="Times New Roman" w:hAnsi="Times New Roman" w:cs="Times New Roman"/>
          <w:sz w:val="24"/>
          <w:szCs w:val="24"/>
        </w:rPr>
        <w:t xml:space="preserve"> : </w:t>
      </w:r>
      <w:ins w:id="742" w:author="Dr KROA" w:date="2024-08-10T15:04:00Z">
        <w:r w:rsidR="00283454">
          <w:rPr>
            <w:rFonts w:ascii="Times New Roman" w:hAnsi="Times New Roman" w:cs="Times New Roman"/>
            <w:sz w:val="24"/>
            <w:szCs w:val="24"/>
          </w:rPr>
          <w:t>Page de connexion et d’enregistrement au site Artisan-</w:t>
        </w:r>
        <w:proofErr w:type="spellStart"/>
        <w:r w:rsidR="00283454">
          <w:rPr>
            <w:rFonts w:ascii="Times New Roman" w:hAnsi="Times New Roman" w:cs="Times New Roman"/>
            <w:sz w:val="24"/>
            <w:szCs w:val="24"/>
          </w:rPr>
          <w:t>Connec</w:t>
        </w:r>
      </w:ins>
      <w:ins w:id="743" w:author="Dr KROA" w:date="2024-08-10T15:05:00Z">
        <w:r w:rsidR="00283454">
          <w:rPr>
            <w:rFonts w:ascii="Times New Roman" w:hAnsi="Times New Roman" w:cs="Times New Roman"/>
            <w:sz w:val="24"/>
            <w:szCs w:val="24"/>
          </w:rPr>
          <w:t>t</w:t>
        </w:r>
      </w:ins>
      <w:proofErr w:type="spellEnd"/>
    </w:p>
    <w:p w14:paraId="75344D17" w14:textId="08E597E7" w:rsidR="00C41C53" w:rsidRDefault="000E69CB" w:rsidP="00C41C5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1488" behindDoc="1" locked="0" layoutInCell="1" allowOverlap="1" wp14:anchorId="142BBB21" wp14:editId="7E42A5C5">
            <wp:simplePos x="0" y="0"/>
            <wp:positionH relativeFrom="margin">
              <wp:posOffset>5403215</wp:posOffset>
            </wp:positionH>
            <wp:positionV relativeFrom="paragraph">
              <wp:posOffset>29210</wp:posOffset>
            </wp:positionV>
            <wp:extent cx="4175125" cy="3138805"/>
            <wp:effectExtent l="19050" t="19050" r="15875" b="23495"/>
            <wp:wrapTight wrapText="bothSides">
              <wp:wrapPolygon edited="0">
                <wp:start x="-99" y="-131"/>
                <wp:lineTo x="-99" y="21631"/>
                <wp:lineTo x="21584" y="21631"/>
                <wp:lineTo x="21584" y="-131"/>
                <wp:lineTo x="-99" y="-131"/>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75125" cy="313880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0464" behindDoc="1" locked="0" layoutInCell="1" allowOverlap="1" wp14:anchorId="33BCE8F9" wp14:editId="4DDAB763">
            <wp:simplePos x="0" y="0"/>
            <wp:positionH relativeFrom="margin">
              <wp:posOffset>486361</wp:posOffset>
            </wp:positionH>
            <wp:positionV relativeFrom="paragraph">
              <wp:posOffset>15680</wp:posOffset>
            </wp:positionV>
            <wp:extent cx="4020185" cy="3152775"/>
            <wp:effectExtent l="19050" t="19050" r="18415" b="28575"/>
            <wp:wrapTight wrapText="bothSides">
              <wp:wrapPolygon edited="0">
                <wp:start x="-102" y="-131"/>
                <wp:lineTo x="-102" y="21665"/>
                <wp:lineTo x="21597" y="21665"/>
                <wp:lineTo x="21597" y="-131"/>
                <wp:lineTo x="-102" y="-131"/>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0185" cy="31527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E3BA1EE" w14:textId="5AD8D517" w:rsidR="00C41C53" w:rsidRDefault="00C41C53" w:rsidP="00C41C53">
      <w:pPr>
        <w:spacing w:line="360" w:lineRule="auto"/>
        <w:rPr>
          <w:rFonts w:ascii="Times New Roman" w:hAnsi="Times New Roman" w:cs="Times New Roman"/>
          <w:b/>
          <w:bCs/>
          <w:sz w:val="24"/>
          <w:szCs w:val="24"/>
        </w:rPr>
      </w:pPr>
    </w:p>
    <w:p w14:paraId="66261D6F" w14:textId="77777777" w:rsidR="00C41C53" w:rsidRDefault="00C41C53" w:rsidP="00C41C53">
      <w:pPr>
        <w:spacing w:line="360" w:lineRule="auto"/>
        <w:rPr>
          <w:rFonts w:ascii="Times New Roman" w:hAnsi="Times New Roman" w:cs="Times New Roman"/>
          <w:b/>
          <w:bCs/>
          <w:sz w:val="24"/>
          <w:szCs w:val="24"/>
        </w:rPr>
      </w:pPr>
    </w:p>
    <w:p w14:paraId="4FC9166B" w14:textId="762664FF" w:rsidR="00C41C53" w:rsidRDefault="00C41C53" w:rsidP="00C41C53">
      <w:pPr>
        <w:spacing w:line="360" w:lineRule="auto"/>
        <w:rPr>
          <w:rFonts w:ascii="Times New Roman" w:hAnsi="Times New Roman" w:cs="Times New Roman"/>
          <w:b/>
          <w:bCs/>
          <w:sz w:val="24"/>
          <w:szCs w:val="24"/>
        </w:rPr>
      </w:pPr>
    </w:p>
    <w:p w14:paraId="4418A35B" w14:textId="19356364" w:rsidR="00C41C53" w:rsidRDefault="00C41C53" w:rsidP="00C41C53">
      <w:pPr>
        <w:spacing w:line="360" w:lineRule="auto"/>
        <w:rPr>
          <w:rFonts w:ascii="Times New Roman" w:hAnsi="Times New Roman" w:cs="Times New Roman"/>
          <w:b/>
          <w:bCs/>
          <w:sz w:val="24"/>
          <w:szCs w:val="24"/>
        </w:rPr>
      </w:pPr>
    </w:p>
    <w:p w14:paraId="2D8CA78C" w14:textId="77777777" w:rsidR="00C41C53" w:rsidRDefault="00C41C53" w:rsidP="00C41C53">
      <w:pPr>
        <w:spacing w:line="360" w:lineRule="auto"/>
        <w:rPr>
          <w:rFonts w:ascii="Times New Roman" w:hAnsi="Times New Roman" w:cs="Times New Roman"/>
          <w:b/>
          <w:bCs/>
          <w:sz w:val="24"/>
          <w:szCs w:val="24"/>
        </w:rPr>
      </w:pPr>
    </w:p>
    <w:p w14:paraId="2E36B820" w14:textId="38641F57" w:rsidR="00C41C53" w:rsidRDefault="00C41C53" w:rsidP="00C41C53">
      <w:pPr>
        <w:spacing w:line="360" w:lineRule="auto"/>
        <w:rPr>
          <w:rFonts w:ascii="Times New Roman" w:hAnsi="Times New Roman" w:cs="Times New Roman"/>
          <w:b/>
          <w:bCs/>
          <w:sz w:val="24"/>
          <w:szCs w:val="24"/>
        </w:rPr>
      </w:pPr>
    </w:p>
    <w:p w14:paraId="5695A756" w14:textId="77777777" w:rsidR="00432840" w:rsidRDefault="00432840" w:rsidP="00C41C53">
      <w:pPr>
        <w:spacing w:line="360" w:lineRule="auto"/>
        <w:rPr>
          <w:rFonts w:ascii="Times New Roman" w:hAnsi="Times New Roman" w:cs="Times New Roman"/>
          <w:b/>
          <w:bCs/>
          <w:sz w:val="24"/>
          <w:szCs w:val="24"/>
        </w:rPr>
      </w:pPr>
    </w:p>
    <w:p w14:paraId="582E492F" w14:textId="5C9CE56D" w:rsidR="00432840" w:rsidRDefault="00432840" w:rsidP="00C41C53">
      <w:pPr>
        <w:spacing w:line="360" w:lineRule="auto"/>
        <w:rPr>
          <w:rFonts w:ascii="Times New Roman" w:hAnsi="Times New Roman" w:cs="Times New Roman"/>
          <w:b/>
          <w:bCs/>
          <w:sz w:val="24"/>
          <w:szCs w:val="24"/>
        </w:rPr>
      </w:pPr>
    </w:p>
    <w:p w14:paraId="0A1A75F2" w14:textId="184E8DBC" w:rsidR="000E69CB" w:rsidRPr="000E69CB" w:rsidRDefault="000E69CB" w:rsidP="000E69CB">
      <w:pPr>
        <w:tabs>
          <w:tab w:val="left" w:pos="1772"/>
          <w:tab w:val="left" w:pos="10457"/>
        </w:tabs>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Page de création de compte du site</w:t>
      </w:r>
      <w:r>
        <w:rPr>
          <w:rFonts w:ascii="Times New Roman" w:hAnsi="Times New Roman" w:cs="Times New Roman"/>
          <w:sz w:val="24"/>
          <w:szCs w:val="24"/>
        </w:rPr>
        <w:tab/>
        <w:t>Page de connexion du site</w:t>
      </w:r>
    </w:p>
    <w:p w14:paraId="4FD7E1A1" w14:textId="77777777" w:rsidR="000E69CB" w:rsidRDefault="000E69CB" w:rsidP="00C41C53">
      <w:pPr>
        <w:spacing w:line="360" w:lineRule="auto"/>
        <w:rPr>
          <w:rFonts w:ascii="Times New Roman" w:hAnsi="Times New Roman" w:cs="Times New Roman"/>
          <w:b/>
          <w:bCs/>
          <w:sz w:val="24"/>
          <w:szCs w:val="24"/>
        </w:rPr>
      </w:pPr>
    </w:p>
    <w:p w14:paraId="727E72E6" w14:textId="18A011CF" w:rsidR="00C41C53" w:rsidRDefault="00C41C53" w:rsidP="00C41C53">
      <w:pPr>
        <w:spacing w:line="360" w:lineRule="auto"/>
        <w:rPr>
          <w:rFonts w:ascii="Times New Roman" w:hAnsi="Times New Roman" w:cs="Times New Roman"/>
          <w:b/>
          <w:bCs/>
          <w:sz w:val="24"/>
          <w:szCs w:val="24"/>
        </w:rPr>
      </w:pPr>
      <w:r>
        <w:rPr>
          <w:rFonts w:ascii="Times New Roman" w:hAnsi="Times New Roman" w:cs="Times New Roman"/>
          <w:b/>
          <w:bCs/>
          <w:sz w:val="24"/>
          <w:szCs w:val="24"/>
        </w:rPr>
        <w:t>B</w:t>
      </w:r>
      <w:r w:rsidRPr="008F4699">
        <w:rPr>
          <w:rFonts w:ascii="Times New Roman" w:hAnsi="Times New Roman" w:cs="Times New Roman"/>
          <w:b/>
          <w:bCs/>
          <w:sz w:val="24"/>
          <w:szCs w:val="24"/>
        </w:rPr>
        <w:t>- fonctionnalité de base </w:t>
      </w:r>
      <w:r w:rsidR="00D541DD">
        <w:rPr>
          <w:rFonts w:ascii="Times New Roman" w:hAnsi="Times New Roman" w:cs="Times New Roman"/>
          <w:b/>
          <w:bCs/>
          <w:sz w:val="24"/>
          <w:szCs w:val="24"/>
        </w:rPr>
        <w:t>de l’application</w:t>
      </w:r>
    </w:p>
    <w:p w14:paraId="780AD205" w14:textId="7342F8EE"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Nous avons comme fonctionnalité de base :</w:t>
      </w:r>
    </w:p>
    <w:p w14:paraId="5227FC62" w14:textId="3870272C"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Un tableau de bord pour le/la client(e) connect</w:t>
      </w:r>
      <w:ins w:id="744" w:author="Dr KROA" w:date="2024-08-10T15:06:00Z">
        <w:r w:rsidR="00283454">
          <w:rPr>
            <w:rFonts w:ascii="Times New Roman" w:hAnsi="Times New Roman" w:cs="Times New Roman"/>
            <w:b/>
            <w:bCs/>
            <w:sz w:val="24"/>
            <w:szCs w:val="24"/>
          </w:rPr>
          <w:t>é(</w:t>
        </w:r>
      </w:ins>
      <w:r w:rsidRPr="00D541DD">
        <w:rPr>
          <w:rFonts w:ascii="Times New Roman" w:hAnsi="Times New Roman" w:cs="Times New Roman"/>
          <w:b/>
          <w:bCs/>
          <w:sz w:val="24"/>
          <w:szCs w:val="24"/>
        </w:rPr>
        <w:t>e</w:t>
      </w:r>
      <w:ins w:id="745" w:author="Dr KROA" w:date="2024-08-10T15:06:00Z">
        <w:r w:rsidR="00283454">
          <w:rPr>
            <w:rFonts w:ascii="Times New Roman" w:hAnsi="Times New Roman" w:cs="Times New Roman"/>
            <w:b/>
            <w:bCs/>
            <w:sz w:val="24"/>
            <w:szCs w:val="24"/>
          </w:rPr>
          <w:t>)</w:t>
        </w:r>
      </w:ins>
      <w:del w:id="746" w:author="Dr KROA" w:date="2024-08-10T15:06:00Z">
        <w:r w:rsidRPr="00D541DD" w:rsidDel="00283454">
          <w:rPr>
            <w:rFonts w:ascii="Times New Roman" w:hAnsi="Times New Roman" w:cs="Times New Roman"/>
            <w:b/>
            <w:bCs/>
            <w:sz w:val="24"/>
            <w:szCs w:val="24"/>
          </w:rPr>
          <w:delText>r</w:delText>
        </w:r>
      </w:del>
      <w:r w:rsidRPr="00D541DD">
        <w:rPr>
          <w:rFonts w:ascii="Times New Roman" w:hAnsi="Times New Roman" w:cs="Times New Roman"/>
          <w:b/>
          <w:bCs/>
          <w:sz w:val="24"/>
          <w:szCs w:val="24"/>
        </w:rPr>
        <w:t> :</w:t>
      </w:r>
      <w:r>
        <w:rPr>
          <w:rFonts w:ascii="Times New Roman" w:hAnsi="Times New Roman" w:cs="Times New Roman"/>
          <w:sz w:val="24"/>
          <w:szCs w:val="24"/>
        </w:rPr>
        <w:t xml:space="preserve"> Son tableau de bord regroupe des fonctionnalités qui lui permet de voir les publications des artisans qui sont sur la plateforme. De fai</w:t>
      </w:r>
      <w:ins w:id="747" w:author="Dr KROA" w:date="2024-08-10T15:07:00Z">
        <w:r w:rsidR="00283454">
          <w:rPr>
            <w:rFonts w:ascii="Times New Roman" w:hAnsi="Times New Roman" w:cs="Times New Roman"/>
            <w:sz w:val="24"/>
            <w:szCs w:val="24"/>
          </w:rPr>
          <w:t xml:space="preserve">re </w:t>
        </w:r>
      </w:ins>
      <w:del w:id="748" w:author="Dr KROA" w:date="2024-08-10T15:07:00Z">
        <w:r w:rsidDel="00283454">
          <w:rPr>
            <w:rFonts w:ascii="Times New Roman" w:hAnsi="Times New Roman" w:cs="Times New Roman"/>
            <w:sz w:val="24"/>
            <w:szCs w:val="24"/>
          </w:rPr>
          <w:delText>t</w:delText>
        </w:r>
      </w:del>
      <w:r>
        <w:rPr>
          <w:rFonts w:ascii="Times New Roman" w:hAnsi="Times New Roman" w:cs="Times New Roman"/>
          <w:sz w:val="24"/>
          <w:szCs w:val="24"/>
        </w:rPr>
        <w:t xml:space="preserve"> des recherches et de consulter les profils des artisans de chaque métier.</w:t>
      </w:r>
    </w:p>
    <w:p w14:paraId="630A0B19" w14:textId="1BD71F84"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Un tableau de bord pour les artisans :</w:t>
      </w:r>
      <w:r>
        <w:rPr>
          <w:rFonts w:ascii="Times New Roman" w:hAnsi="Times New Roman" w:cs="Times New Roman"/>
          <w:sz w:val="24"/>
          <w:szCs w:val="24"/>
        </w:rPr>
        <w:t xml:space="preserve"> Ils peuvent gérer leurs publications, ajouter de nouveau articles, voire d’autre</w:t>
      </w:r>
      <w:ins w:id="749" w:author="Dr KROA" w:date="2024-08-10T15:08:00Z">
        <w:r w:rsidR="00283454">
          <w:rPr>
            <w:rFonts w:ascii="Times New Roman" w:hAnsi="Times New Roman" w:cs="Times New Roman"/>
            <w:sz w:val="24"/>
            <w:szCs w:val="24"/>
          </w:rPr>
          <w:t>s</w:t>
        </w:r>
      </w:ins>
      <w:r>
        <w:rPr>
          <w:rFonts w:ascii="Times New Roman" w:hAnsi="Times New Roman" w:cs="Times New Roman"/>
          <w:sz w:val="24"/>
          <w:szCs w:val="24"/>
        </w:rPr>
        <w:t xml:space="preserve"> artisan</w:t>
      </w:r>
      <w:ins w:id="750" w:author="Dr KROA" w:date="2024-08-10T15:08:00Z">
        <w:r w:rsidR="00283454">
          <w:rPr>
            <w:rFonts w:ascii="Times New Roman" w:hAnsi="Times New Roman" w:cs="Times New Roman"/>
            <w:sz w:val="24"/>
            <w:szCs w:val="24"/>
          </w:rPr>
          <w:t>s</w:t>
        </w:r>
      </w:ins>
      <w:r>
        <w:rPr>
          <w:rFonts w:ascii="Times New Roman" w:hAnsi="Times New Roman" w:cs="Times New Roman"/>
          <w:sz w:val="24"/>
          <w:szCs w:val="24"/>
        </w:rPr>
        <w:t xml:space="preserve"> etc…</w:t>
      </w:r>
    </w:p>
    <w:p w14:paraId="1358B393" w14:textId="7771D27C"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541DD">
        <w:rPr>
          <w:rFonts w:ascii="Times New Roman" w:hAnsi="Times New Roman" w:cs="Times New Roman"/>
          <w:b/>
          <w:bCs/>
          <w:sz w:val="24"/>
          <w:szCs w:val="24"/>
        </w:rPr>
        <w:t>Un système de chat intégrer :</w:t>
      </w:r>
      <w:r>
        <w:rPr>
          <w:rFonts w:ascii="Times New Roman" w:hAnsi="Times New Roman" w:cs="Times New Roman"/>
          <w:sz w:val="24"/>
          <w:szCs w:val="24"/>
        </w:rPr>
        <w:t xml:space="preserve"> Le système de chat, permet</w:t>
      </w:r>
      <w:del w:id="751" w:author="Dr KROA" w:date="2024-08-10T15:10:00Z">
        <w:r w:rsidDel="00283454">
          <w:rPr>
            <w:rFonts w:ascii="Times New Roman" w:hAnsi="Times New Roman" w:cs="Times New Roman"/>
            <w:sz w:val="24"/>
            <w:szCs w:val="24"/>
          </w:rPr>
          <w:delText>tra</w:delText>
        </w:r>
      </w:del>
      <w:ins w:id="752" w:author="Dr KROA" w:date="2024-08-10T15:11:00Z">
        <w:r w:rsidR="00283454">
          <w:rPr>
            <w:rFonts w:ascii="Times New Roman" w:hAnsi="Times New Roman" w:cs="Times New Roman"/>
            <w:sz w:val="24"/>
            <w:szCs w:val="24"/>
          </w:rPr>
          <w:t xml:space="preserve"> aux</w:t>
        </w:r>
      </w:ins>
      <w:r>
        <w:rPr>
          <w:rFonts w:ascii="Times New Roman" w:hAnsi="Times New Roman" w:cs="Times New Roman"/>
          <w:sz w:val="24"/>
          <w:szCs w:val="24"/>
        </w:rPr>
        <w:t xml:space="preserve"> </w:t>
      </w:r>
      <w:del w:id="753" w:author="Dr KROA" w:date="2024-08-10T15:11:00Z">
        <w:r w:rsidDel="00283454">
          <w:rPr>
            <w:rFonts w:ascii="Times New Roman" w:hAnsi="Times New Roman" w:cs="Times New Roman"/>
            <w:sz w:val="24"/>
            <w:szCs w:val="24"/>
          </w:rPr>
          <w:delText>à</w:delText>
        </w:r>
      </w:del>
      <w:r>
        <w:rPr>
          <w:rFonts w:ascii="Times New Roman" w:hAnsi="Times New Roman" w:cs="Times New Roman"/>
          <w:sz w:val="24"/>
          <w:szCs w:val="24"/>
        </w:rPr>
        <w:t xml:space="preserve"> </w:t>
      </w:r>
      <w:del w:id="754" w:author="Dr KROA" w:date="2024-08-10T15:11:00Z">
        <w:r w:rsidDel="00283454">
          <w:rPr>
            <w:rFonts w:ascii="Times New Roman" w:hAnsi="Times New Roman" w:cs="Times New Roman"/>
            <w:sz w:val="24"/>
            <w:szCs w:val="24"/>
          </w:rPr>
          <w:delText>l’</w:delText>
        </w:r>
      </w:del>
      <w:r>
        <w:rPr>
          <w:rFonts w:ascii="Times New Roman" w:hAnsi="Times New Roman" w:cs="Times New Roman"/>
          <w:sz w:val="24"/>
          <w:szCs w:val="24"/>
        </w:rPr>
        <w:t>utilisateur</w:t>
      </w:r>
      <w:ins w:id="755" w:author="Dr KROA" w:date="2024-08-10T15:11:00Z">
        <w:r w:rsidR="00283454">
          <w:rPr>
            <w:rFonts w:ascii="Times New Roman" w:hAnsi="Times New Roman" w:cs="Times New Roman"/>
            <w:sz w:val="24"/>
            <w:szCs w:val="24"/>
          </w:rPr>
          <w:t>s</w:t>
        </w:r>
      </w:ins>
      <w:r>
        <w:rPr>
          <w:rFonts w:ascii="Times New Roman" w:hAnsi="Times New Roman" w:cs="Times New Roman"/>
          <w:sz w:val="24"/>
          <w:szCs w:val="24"/>
        </w:rPr>
        <w:t xml:space="preserve"> (artisan, client) de communiquer entre eux </w:t>
      </w:r>
      <w:r w:rsidR="006517F9">
        <w:rPr>
          <w:rFonts w:ascii="Times New Roman" w:hAnsi="Times New Roman" w:cs="Times New Roman"/>
          <w:sz w:val="24"/>
          <w:szCs w:val="24"/>
        </w:rPr>
        <w:t>à</w:t>
      </w:r>
      <w:r>
        <w:rPr>
          <w:rFonts w:ascii="Times New Roman" w:hAnsi="Times New Roman" w:cs="Times New Roman"/>
          <w:sz w:val="24"/>
          <w:szCs w:val="24"/>
        </w:rPr>
        <w:t xml:space="preserve"> travers l’application</w:t>
      </w:r>
      <w:ins w:id="756" w:author="Dr KROA" w:date="2024-08-10T15:11:00Z">
        <w:r w:rsidR="00283454">
          <w:rPr>
            <w:rFonts w:ascii="Times New Roman" w:hAnsi="Times New Roman" w:cs="Times New Roman"/>
            <w:sz w:val="24"/>
            <w:szCs w:val="24"/>
          </w:rPr>
          <w:t xml:space="preserve">. Cela </w:t>
        </w:r>
      </w:ins>
      <w:ins w:id="757" w:author="Dr KROA" w:date="2024-08-10T15:12:00Z">
        <w:r w:rsidR="00283454">
          <w:rPr>
            <w:rFonts w:ascii="Times New Roman" w:hAnsi="Times New Roman" w:cs="Times New Roman"/>
            <w:sz w:val="24"/>
            <w:szCs w:val="24"/>
          </w:rPr>
          <w:t xml:space="preserve">évite ainsi </w:t>
        </w:r>
      </w:ins>
      <w:r>
        <w:rPr>
          <w:rFonts w:ascii="Times New Roman" w:hAnsi="Times New Roman" w:cs="Times New Roman"/>
          <w:sz w:val="24"/>
          <w:szCs w:val="24"/>
        </w:rPr>
        <w:t xml:space="preserve"> </w:t>
      </w:r>
      <w:del w:id="758" w:author="Dr KROA" w:date="2024-08-10T15:12:00Z">
        <w:r w:rsidDel="00283454">
          <w:rPr>
            <w:rFonts w:ascii="Times New Roman" w:hAnsi="Times New Roman" w:cs="Times New Roman"/>
            <w:sz w:val="24"/>
            <w:szCs w:val="24"/>
          </w:rPr>
          <w:delText xml:space="preserve">pour éviter </w:delText>
        </w:r>
      </w:del>
      <w:r>
        <w:rPr>
          <w:rFonts w:ascii="Times New Roman" w:hAnsi="Times New Roman" w:cs="Times New Roman"/>
          <w:sz w:val="24"/>
          <w:szCs w:val="24"/>
        </w:rPr>
        <w:t xml:space="preserve">d’être interrompu </w:t>
      </w:r>
      <w:ins w:id="759" w:author="Dr KROA" w:date="2024-08-10T15:12:00Z">
        <w:r w:rsidR="00283454">
          <w:rPr>
            <w:rFonts w:ascii="Times New Roman" w:hAnsi="Times New Roman" w:cs="Times New Roman"/>
            <w:sz w:val="24"/>
            <w:szCs w:val="24"/>
          </w:rPr>
          <w:t xml:space="preserve">et </w:t>
        </w:r>
      </w:ins>
      <w:r>
        <w:rPr>
          <w:rFonts w:ascii="Times New Roman" w:hAnsi="Times New Roman" w:cs="Times New Roman"/>
          <w:sz w:val="24"/>
          <w:szCs w:val="24"/>
        </w:rPr>
        <w:t>garanti</w:t>
      </w:r>
      <w:ins w:id="760" w:author="Dr KROA" w:date="2024-08-10T15:12:00Z">
        <w:r w:rsidR="00283454">
          <w:rPr>
            <w:rFonts w:ascii="Times New Roman" w:hAnsi="Times New Roman" w:cs="Times New Roman"/>
            <w:sz w:val="24"/>
            <w:szCs w:val="24"/>
          </w:rPr>
          <w:t xml:space="preserve"> </w:t>
        </w:r>
      </w:ins>
      <w:del w:id="761" w:author="Dr KROA" w:date="2024-08-10T15:12:00Z">
        <w:r w:rsidDel="00283454">
          <w:rPr>
            <w:rFonts w:ascii="Times New Roman" w:hAnsi="Times New Roman" w:cs="Times New Roman"/>
            <w:sz w:val="24"/>
            <w:szCs w:val="24"/>
          </w:rPr>
          <w:delText xml:space="preserve">ssant ainsi </w:delText>
        </w:r>
      </w:del>
      <w:r>
        <w:rPr>
          <w:rFonts w:ascii="Times New Roman" w:hAnsi="Times New Roman" w:cs="Times New Roman"/>
          <w:sz w:val="24"/>
          <w:szCs w:val="24"/>
        </w:rPr>
        <w:t xml:space="preserve">une relation solide </w:t>
      </w:r>
      <w:ins w:id="762" w:author="Dr KROA" w:date="2024-08-10T15:12:00Z">
        <w:r w:rsidR="00283454">
          <w:rPr>
            <w:rFonts w:ascii="Times New Roman" w:hAnsi="Times New Roman" w:cs="Times New Roman"/>
            <w:sz w:val="24"/>
            <w:szCs w:val="24"/>
          </w:rPr>
          <w:t xml:space="preserve">de travail. </w:t>
        </w:r>
      </w:ins>
      <w:del w:id="763" w:author="Dr KROA" w:date="2024-08-10T15:12:00Z">
        <w:r w:rsidDel="00283454">
          <w:rPr>
            <w:rFonts w:ascii="Times New Roman" w:hAnsi="Times New Roman" w:cs="Times New Roman"/>
            <w:sz w:val="24"/>
            <w:szCs w:val="24"/>
          </w:rPr>
          <w:delText>et un travail impeccable.</w:delText>
        </w:r>
      </w:del>
    </w:p>
    <w:p w14:paraId="4CEDBAAF" w14:textId="77777777"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La gestion des profils :</w:t>
      </w:r>
      <w:r>
        <w:rPr>
          <w:rFonts w:ascii="Times New Roman" w:hAnsi="Times New Roman" w:cs="Times New Roman"/>
          <w:sz w:val="24"/>
          <w:szCs w:val="24"/>
        </w:rPr>
        <w:t xml:space="preserve"> Tout utilisateur du site pourra gérer les paramètres de son profil comme bon lui semble (ajout de photo, de bio, etc…) </w:t>
      </w:r>
    </w:p>
    <w:p w14:paraId="571FB2D3" w14:textId="2E5C12BB"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Calendrier :</w:t>
      </w:r>
      <w:r>
        <w:rPr>
          <w:rFonts w:ascii="Times New Roman" w:hAnsi="Times New Roman" w:cs="Times New Roman"/>
          <w:sz w:val="24"/>
          <w:szCs w:val="24"/>
        </w:rPr>
        <w:t xml:space="preserve"> Un</w:t>
      </w:r>
      <w:ins w:id="764" w:author="Dr KROA" w:date="2024-08-10T15:14:00Z">
        <w:r w:rsidR="0023150B">
          <w:rPr>
            <w:rFonts w:ascii="Times New Roman" w:hAnsi="Times New Roman" w:cs="Times New Roman"/>
            <w:sz w:val="24"/>
            <w:szCs w:val="24"/>
          </w:rPr>
          <w:t xml:space="preserve"> calendrier </w:t>
        </w:r>
      </w:ins>
      <w:del w:id="765" w:author="Dr KROA" w:date="2024-08-10T15:14:00Z">
        <w:r w:rsidDel="0023150B">
          <w:rPr>
            <w:rFonts w:ascii="Times New Roman" w:hAnsi="Times New Roman" w:cs="Times New Roman"/>
            <w:sz w:val="24"/>
            <w:szCs w:val="24"/>
          </w:rPr>
          <w:delText>e</w:delText>
        </w:r>
      </w:del>
      <w:ins w:id="766" w:author="Dr KROA" w:date="2024-08-10T15:14:00Z">
        <w:r w:rsidR="0023150B">
          <w:rPr>
            <w:rFonts w:ascii="Times New Roman" w:hAnsi="Times New Roman" w:cs="Times New Roman"/>
            <w:sz w:val="24"/>
            <w:szCs w:val="24"/>
          </w:rPr>
          <w:t>est inséré</w:t>
        </w:r>
      </w:ins>
      <w:r>
        <w:rPr>
          <w:rFonts w:ascii="Times New Roman" w:hAnsi="Times New Roman" w:cs="Times New Roman"/>
          <w:sz w:val="24"/>
          <w:szCs w:val="24"/>
        </w:rPr>
        <w:t xml:space="preserve"> </w:t>
      </w:r>
      <w:del w:id="767" w:author="Dr KROA" w:date="2024-08-10T15:15:00Z">
        <w:r w:rsidDel="0023150B">
          <w:rPr>
            <w:rFonts w:ascii="Times New Roman" w:hAnsi="Times New Roman" w:cs="Times New Roman"/>
            <w:sz w:val="24"/>
            <w:szCs w:val="24"/>
          </w:rPr>
          <w:delText xml:space="preserve">insertion de calendrier </w:delText>
        </w:r>
      </w:del>
      <w:r>
        <w:rPr>
          <w:rFonts w:ascii="Times New Roman" w:hAnsi="Times New Roman" w:cs="Times New Roman"/>
          <w:sz w:val="24"/>
          <w:szCs w:val="24"/>
        </w:rPr>
        <w:t xml:space="preserve">dans l’application pour mieux gérer les rendez-vous artisan-client </w:t>
      </w:r>
      <w:ins w:id="768" w:author="Dr KROA" w:date="2024-08-10T15:15:00Z">
        <w:r w:rsidR="0023150B">
          <w:rPr>
            <w:rFonts w:ascii="Times New Roman" w:hAnsi="Times New Roman" w:cs="Times New Roman"/>
            <w:sz w:val="24"/>
            <w:szCs w:val="24"/>
          </w:rPr>
          <w:t xml:space="preserve">pour </w:t>
        </w:r>
      </w:ins>
      <w:del w:id="769" w:author="Dr KROA" w:date="2024-08-10T15:15:00Z">
        <w:r w:rsidDel="0023150B">
          <w:rPr>
            <w:rFonts w:ascii="Times New Roman" w:hAnsi="Times New Roman" w:cs="Times New Roman"/>
            <w:sz w:val="24"/>
            <w:szCs w:val="24"/>
          </w:rPr>
          <w:delText xml:space="preserve">comme il se doit et le </w:delText>
        </w:r>
      </w:del>
      <w:r>
        <w:rPr>
          <w:rFonts w:ascii="Times New Roman" w:hAnsi="Times New Roman" w:cs="Times New Roman"/>
          <w:sz w:val="24"/>
          <w:szCs w:val="24"/>
        </w:rPr>
        <w:t>suivis des tâches.</w:t>
      </w:r>
    </w:p>
    <w:p w14:paraId="761C2E07" w14:textId="056F68ED"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Email :</w:t>
      </w:r>
      <w:ins w:id="770" w:author="Dr KROA" w:date="2024-08-10T15:16:00Z">
        <w:r w:rsidR="0023150B">
          <w:rPr>
            <w:rFonts w:ascii="Times New Roman" w:hAnsi="Times New Roman" w:cs="Times New Roman"/>
            <w:b/>
            <w:bCs/>
            <w:sz w:val="24"/>
            <w:szCs w:val="24"/>
          </w:rPr>
          <w:t xml:space="preserve"> Une page pour </w:t>
        </w:r>
      </w:ins>
      <w:r>
        <w:rPr>
          <w:rFonts w:ascii="Times New Roman" w:hAnsi="Times New Roman" w:cs="Times New Roman"/>
          <w:sz w:val="24"/>
          <w:szCs w:val="24"/>
        </w:rPr>
        <w:t xml:space="preserve"> </w:t>
      </w:r>
      <w:del w:id="771" w:author="Dr KROA" w:date="2024-08-10T15:16:00Z">
        <w:r w:rsidDel="0023150B">
          <w:rPr>
            <w:rFonts w:ascii="Times New Roman" w:hAnsi="Times New Roman" w:cs="Times New Roman"/>
            <w:sz w:val="24"/>
            <w:szCs w:val="24"/>
          </w:rPr>
          <w:delText xml:space="preserve">l’insertion d’une page pour </w:delText>
        </w:r>
      </w:del>
      <w:r>
        <w:rPr>
          <w:rFonts w:ascii="Times New Roman" w:hAnsi="Times New Roman" w:cs="Times New Roman"/>
          <w:sz w:val="24"/>
          <w:szCs w:val="24"/>
        </w:rPr>
        <w:t xml:space="preserve">les emails </w:t>
      </w:r>
      <w:ins w:id="772" w:author="Dr KROA" w:date="2024-08-10T15:16:00Z">
        <w:r w:rsidR="0023150B">
          <w:rPr>
            <w:rFonts w:ascii="Times New Roman" w:hAnsi="Times New Roman" w:cs="Times New Roman"/>
            <w:sz w:val="24"/>
            <w:szCs w:val="24"/>
          </w:rPr>
          <w:t xml:space="preserve">a été inséré </w:t>
        </w:r>
      </w:ins>
      <w:r>
        <w:rPr>
          <w:rFonts w:ascii="Times New Roman" w:hAnsi="Times New Roman" w:cs="Times New Roman"/>
          <w:sz w:val="24"/>
          <w:szCs w:val="24"/>
        </w:rPr>
        <w:t xml:space="preserve">afin d’être toujours à jour des nouveautés des artisans </w:t>
      </w:r>
    </w:p>
    <w:p w14:paraId="321EB988" w14:textId="449B3E67"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Localisation :</w:t>
      </w:r>
      <w:r>
        <w:rPr>
          <w:rFonts w:ascii="Times New Roman" w:hAnsi="Times New Roman" w:cs="Times New Roman"/>
          <w:sz w:val="24"/>
          <w:szCs w:val="24"/>
        </w:rPr>
        <w:t xml:space="preserve"> un système de </w:t>
      </w:r>
      <w:ins w:id="773" w:author="Dr KROA" w:date="2024-08-10T15:17:00Z">
        <w:r w:rsidR="0023150B">
          <w:rPr>
            <w:rFonts w:ascii="Times New Roman" w:hAnsi="Times New Roman" w:cs="Times New Roman"/>
            <w:sz w:val="24"/>
            <w:szCs w:val="24"/>
          </w:rPr>
          <w:t>géo</w:t>
        </w:r>
      </w:ins>
      <w:r>
        <w:rPr>
          <w:rFonts w:ascii="Times New Roman" w:hAnsi="Times New Roman" w:cs="Times New Roman"/>
          <w:sz w:val="24"/>
          <w:szCs w:val="24"/>
        </w:rPr>
        <w:t>localisation es</w:t>
      </w:r>
      <w:ins w:id="774" w:author="Dr KROA" w:date="2024-08-10T15:17:00Z">
        <w:r w:rsidR="0023150B">
          <w:rPr>
            <w:rFonts w:ascii="Times New Roman" w:hAnsi="Times New Roman" w:cs="Times New Roman"/>
            <w:sz w:val="24"/>
            <w:szCs w:val="24"/>
          </w:rPr>
          <w:t>t</w:t>
        </w:r>
      </w:ins>
      <w:r>
        <w:rPr>
          <w:rFonts w:ascii="Times New Roman" w:hAnsi="Times New Roman" w:cs="Times New Roman"/>
          <w:sz w:val="24"/>
          <w:szCs w:val="24"/>
        </w:rPr>
        <w:t xml:space="preserve"> inclu</w:t>
      </w:r>
      <w:ins w:id="775" w:author="Dr KROA" w:date="2024-08-10T15:23:00Z">
        <w:r w:rsidR="00C248E2">
          <w:rPr>
            <w:rFonts w:ascii="Times New Roman" w:hAnsi="Times New Roman" w:cs="Times New Roman"/>
            <w:sz w:val="24"/>
            <w:szCs w:val="24"/>
          </w:rPr>
          <w:t>s</w:t>
        </w:r>
      </w:ins>
      <w:del w:id="776" w:author="Dr KROA" w:date="2024-08-10T15:17:00Z">
        <w:r w:rsidDel="0023150B">
          <w:rPr>
            <w:rFonts w:ascii="Times New Roman" w:hAnsi="Times New Roman" w:cs="Times New Roman"/>
            <w:sz w:val="24"/>
            <w:szCs w:val="24"/>
          </w:rPr>
          <w:delText>re</w:delText>
        </w:r>
      </w:del>
      <w:r>
        <w:rPr>
          <w:rFonts w:ascii="Times New Roman" w:hAnsi="Times New Roman" w:cs="Times New Roman"/>
          <w:sz w:val="24"/>
          <w:szCs w:val="24"/>
        </w:rPr>
        <w:t xml:space="preserve">, afin de </w:t>
      </w:r>
      <w:ins w:id="777" w:author="Dr KROA" w:date="2024-08-10T15:18:00Z">
        <w:r w:rsidR="0023150B">
          <w:rPr>
            <w:rFonts w:ascii="Times New Roman" w:hAnsi="Times New Roman" w:cs="Times New Roman"/>
            <w:sz w:val="24"/>
            <w:szCs w:val="24"/>
          </w:rPr>
          <w:t xml:space="preserve">recommander </w:t>
        </w:r>
      </w:ins>
      <w:del w:id="778" w:author="Dr KROA" w:date="2024-08-10T15:18:00Z">
        <w:r w:rsidDel="0023150B">
          <w:rPr>
            <w:rFonts w:ascii="Times New Roman" w:hAnsi="Times New Roman" w:cs="Times New Roman"/>
            <w:sz w:val="24"/>
            <w:szCs w:val="24"/>
          </w:rPr>
          <w:delText xml:space="preserve">conseiller </w:delText>
        </w:r>
      </w:del>
      <w:ins w:id="779" w:author="Dr KROA" w:date="2024-08-10T15:19:00Z">
        <w:r w:rsidR="0023150B">
          <w:rPr>
            <w:rFonts w:ascii="Times New Roman" w:hAnsi="Times New Roman" w:cs="Times New Roman"/>
            <w:sz w:val="24"/>
            <w:szCs w:val="24"/>
          </w:rPr>
          <w:t xml:space="preserve">au client ayant besoin </w:t>
        </w:r>
      </w:ins>
      <w:ins w:id="780" w:author="Dr KROA" w:date="2024-08-10T15:20:00Z">
        <w:r w:rsidR="0023150B">
          <w:rPr>
            <w:rFonts w:ascii="Times New Roman" w:hAnsi="Times New Roman" w:cs="Times New Roman"/>
            <w:sz w:val="24"/>
            <w:szCs w:val="24"/>
          </w:rPr>
          <w:t>d’un</w:t>
        </w:r>
      </w:ins>
      <w:ins w:id="781" w:author="Dr KROA" w:date="2024-08-10T15:19:00Z">
        <w:r w:rsidR="0023150B">
          <w:rPr>
            <w:rFonts w:ascii="Times New Roman" w:hAnsi="Times New Roman" w:cs="Times New Roman"/>
            <w:sz w:val="24"/>
            <w:szCs w:val="24"/>
          </w:rPr>
          <w:t xml:space="preserve"> service</w:t>
        </w:r>
      </w:ins>
      <w:ins w:id="782" w:author="Dr KROA" w:date="2024-08-10T15:21:00Z">
        <w:r w:rsidR="0023150B">
          <w:rPr>
            <w:rFonts w:ascii="Times New Roman" w:hAnsi="Times New Roman" w:cs="Times New Roman"/>
            <w:sz w:val="24"/>
            <w:szCs w:val="24"/>
          </w:rPr>
          <w:t xml:space="preserve"> artisanal</w:t>
        </w:r>
      </w:ins>
      <w:ins w:id="783" w:author="Dr KROA" w:date="2024-08-10T15:20:00Z">
        <w:r w:rsidR="0023150B">
          <w:rPr>
            <w:rFonts w:ascii="Times New Roman" w:hAnsi="Times New Roman" w:cs="Times New Roman"/>
            <w:sz w:val="24"/>
            <w:szCs w:val="24"/>
          </w:rPr>
          <w:t xml:space="preserve">, </w:t>
        </w:r>
      </w:ins>
      <w:r>
        <w:rPr>
          <w:rFonts w:ascii="Times New Roman" w:hAnsi="Times New Roman" w:cs="Times New Roman"/>
          <w:sz w:val="24"/>
          <w:szCs w:val="24"/>
        </w:rPr>
        <w:t>les artisans les plus proche</w:t>
      </w:r>
      <w:ins w:id="784" w:author="Dr KROA" w:date="2024-08-10T15:20:00Z">
        <w:r w:rsidR="0023150B">
          <w:rPr>
            <w:rFonts w:ascii="Times New Roman" w:hAnsi="Times New Roman" w:cs="Times New Roman"/>
            <w:sz w:val="24"/>
            <w:szCs w:val="24"/>
          </w:rPr>
          <w:t xml:space="preserve"> de sa situation géographique</w:t>
        </w:r>
      </w:ins>
      <w:r>
        <w:rPr>
          <w:rFonts w:ascii="Times New Roman" w:hAnsi="Times New Roman" w:cs="Times New Roman"/>
          <w:sz w:val="24"/>
          <w:szCs w:val="24"/>
        </w:rPr>
        <w:t xml:space="preserve"> </w:t>
      </w:r>
      <w:del w:id="785" w:author="Dr KROA" w:date="2024-08-10T15:19:00Z">
        <w:r w:rsidDel="0023150B">
          <w:rPr>
            <w:rFonts w:ascii="Times New Roman" w:hAnsi="Times New Roman" w:cs="Times New Roman"/>
            <w:sz w:val="24"/>
            <w:szCs w:val="24"/>
          </w:rPr>
          <w:delText>au client ayant besoin d’un service artisanal</w:delText>
        </w:r>
      </w:del>
    </w:p>
    <w:p w14:paraId="5FC05AF7" w14:textId="24CE7E00" w:rsidR="00C41C53"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541DD">
        <w:rPr>
          <w:rFonts w:ascii="Times New Roman" w:hAnsi="Times New Roman" w:cs="Times New Roman"/>
          <w:b/>
          <w:bCs/>
          <w:sz w:val="24"/>
          <w:szCs w:val="24"/>
        </w:rPr>
        <w:t>Notification :</w:t>
      </w:r>
      <w:r>
        <w:rPr>
          <w:rFonts w:ascii="Times New Roman" w:hAnsi="Times New Roman" w:cs="Times New Roman"/>
          <w:sz w:val="24"/>
          <w:szCs w:val="24"/>
        </w:rPr>
        <w:t xml:space="preserve"> </w:t>
      </w:r>
      <w:ins w:id="786" w:author="Dr KROA" w:date="2024-08-10T15:21:00Z">
        <w:r w:rsidR="0023150B">
          <w:rPr>
            <w:rFonts w:ascii="Times New Roman" w:hAnsi="Times New Roman" w:cs="Times New Roman"/>
            <w:sz w:val="24"/>
            <w:szCs w:val="24"/>
          </w:rPr>
          <w:t xml:space="preserve">Le site bénéficie d’un système de </w:t>
        </w:r>
      </w:ins>
      <w:ins w:id="787" w:author="Dr KROA" w:date="2024-08-10T15:22:00Z">
        <w:r w:rsidR="0023150B">
          <w:rPr>
            <w:rFonts w:ascii="Times New Roman" w:hAnsi="Times New Roman" w:cs="Times New Roman"/>
            <w:sz w:val="24"/>
            <w:szCs w:val="24"/>
          </w:rPr>
          <w:t xml:space="preserve">notification qui permet de </w:t>
        </w:r>
      </w:ins>
      <w:del w:id="788" w:author="Dr KROA" w:date="2024-08-10T15:22:00Z">
        <w:r w:rsidDel="0023150B">
          <w:rPr>
            <w:rFonts w:ascii="Times New Roman" w:hAnsi="Times New Roman" w:cs="Times New Roman"/>
            <w:sz w:val="24"/>
            <w:szCs w:val="24"/>
          </w:rPr>
          <w:delText>Les notifications pour</w:delText>
        </w:r>
      </w:del>
      <w:r>
        <w:rPr>
          <w:rFonts w:ascii="Times New Roman" w:hAnsi="Times New Roman" w:cs="Times New Roman"/>
          <w:sz w:val="24"/>
          <w:szCs w:val="24"/>
        </w:rPr>
        <w:t xml:space="preserve"> ne pas rater un message reçu ou une demande. </w:t>
      </w:r>
    </w:p>
    <w:p w14:paraId="5135514B" w14:textId="71685467" w:rsidR="00D541DD" w:rsidRDefault="00FA0B52" w:rsidP="00C41C5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3536" behindDoc="1" locked="0" layoutInCell="1" allowOverlap="1" wp14:anchorId="6D9F6BDE" wp14:editId="6A258C44">
            <wp:simplePos x="0" y="0"/>
            <wp:positionH relativeFrom="margin">
              <wp:posOffset>4933315</wp:posOffset>
            </wp:positionH>
            <wp:positionV relativeFrom="paragraph">
              <wp:posOffset>420370</wp:posOffset>
            </wp:positionV>
            <wp:extent cx="5000625" cy="3886200"/>
            <wp:effectExtent l="0" t="0" r="9525" b="0"/>
            <wp:wrapTight wrapText="bothSides">
              <wp:wrapPolygon edited="0">
                <wp:start x="0" y="0"/>
                <wp:lineTo x="0" y="21494"/>
                <wp:lineTo x="21559" y="21494"/>
                <wp:lineTo x="21559"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0625" cy="3886200"/>
                    </a:xfrm>
                    <a:prstGeom prst="rect">
                      <a:avLst/>
                    </a:prstGeom>
                  </pic:spPr>
                </pic:pic>
              </a:graphicData>
            </a:graphic>
            <wp14:sizeRelH relativeFrom="margin">
              <wp14:pctWidth>0</wp14:pctWidth>
            </wp14:sizeRelH>
            <wp14:sizeRelV relativeFrom="margin">
              <wp14:pctHeight>0</wp14:pctHeight>
            </wp14:sizeRelV>
          </wp:anchor>
        </w:drawing>
      </w:r>
      <w:r w:rsidR="000E69CB">
        <w:rPr>
          <w:rFonts w:ascii="Times New Roman" w:hAnsi="Times New Roman" w:cs="Times New Roman"/>
          <w:noProof/>
          <w:sz w:val="24"/>
          <w:szCs w:val="24"/>
        </w:rPr>
        <w:drawing>
          <wp:anchor distT="0" distB="0" distL="114300" distR="114300" simplePos="0" relativeHeight="251712512" behindDoc="1" locked="0" layoutInCell="1" allowOverlap="1" wp14:anchorId="013E0BF7" wp14:editId="5FAF4C91">
            <wp:simplePos x="0" y="0"/>
            <wp:positionH relativeFrom="margin">
              <wp:posOffset>-216535</wp:posOffset>
            </wp:positionH>
            <wp:positionV relativeFrom="paragraph">
              <wp:posOffset>452120</wp:posOffset>
            </wp:positionV>
            <wp:extent cx="4679315" cy="3835400"/>
            <wp:effectExtent l="19050" t="19050" r="26035" b="12700"/>
            <wp:wrapTight wrapText="bothSides">
              <wp:wrapPolygon edited="0">
                <wp:start x="-88" y="-107"/>
                <wp:lineTo x="-88" y="21564"/>
                <wp:lineTo x="21632" y="21564"/>
                <wp:lineTo x="21632" y="-107"/>
                <wp:lineTo x="-88" y="-107"/>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rotWithShape="1">
                    <a:blip r:embed="rId33" cstate="print">
                      <a:extLst>
                        <a:ext uri="{28A0092B-C50C-407E-A947-70E740481C1C}">
                          <a14:useLocalDpi xmlns:a14="http://schemas.microsoft.com/office/drawing/2010/main" val="0"/>
                        </a:ext>
                      </a:extLst>
                    </a:blip>
                    <a:srcRect b="35153"/>
                    <a:stretch/>
                  </pic:blipFill>
                  <pic:spPr bwMode="auto">
                    <a:xfrm>
                      <a:off x="0" y="0"/>
                      <a:ext cx="4679315" cy="383540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789" w:author="Dr KROA" w:date="2024-08-10T15:26:00Z">
        <w:r w:rsidR="00C41C53" w:rsidDel="00F472D1">
          <w:rPr>
            <w:rFonts w:ascii="Times New Roman" w:hAnsi="Times New Roman" w:cs="Times New Roman"/>
            <w:sz w:val="24"/>
            <w:szCs w:val="24"/>
          </w:rPr>
          <w:delText>Voici ci-dessus citer</w:delText>
        </w:r>
      </w:del>
      <w:r w:rsidR="00C41C53">
        <w:rPr>
          <w:rFonts w:ascii="Times New Roman" w:hAnsi="Times New Roman" w:cs="Times New Roman"/>
          <w:sz w:val="24"/>
          <w:szCs w:val="24"/>
        </w:rPr>
        <w:t xml:space="preserve"> </w:t>
      </w:r>
      <w:del w:id="790" w:author="Dr KROA" w:date="2024-08-10T15:26:00Z">
        <w:r w:rsidR="00C41C53" w:rsidDel="00F472D1">
          <w:rPr>
            <w:rFonts w:ascii="Times New Roman" w:hAnsi="Times New Roman" w:cs="Times New Roman"/>
            <w:sz w:val="24"/>
            <w:szCs w:val="24"/>
          </w:rPr>
          <w:delText>quelque</w:delText>
        </w:r>
      </w:del>
      <w:proofErr w:type="gramStart"/>
      <w:ins w:id="791" w:author="Dr KROA" w:date="2024-08-10T15:26:00Z">
        <w:r w:rsidR="00F472D1">
          <w:rPr>
            <w:rFonts w:ascii="Times New Roman" w:hAnsi="Times New Roman" w:cs="Times New Roman"/>
            <w:sz w:val="24"/>
            <w:szCs w:val="24"/>
          </w:rPr>
          <w:t>illustration</w:t>
        </w:r>
        <w:proofErr w:type="gramEnd"/>
        <w:r w:rsidR="00F472D1">
          <w:rPr>
            <w:rFonts w:ascii="Times New Roman" w:hAnsi="Times New Roman" w:cs="Times New Roman"/>
            <w:sz w:val="24"/>
            <w:szCs w:val="24"/>
          </w:rPr>
          <w:t xml:space="preserve"> de la </w:t>
        </w:r>
      </w:ins>
      <w:r w:rsidR="00C41C53">
        <w:rPr>
          <w:rFonts w:ascii="Times New Roman" w:hAnsi="Times New Roman" w:cs="Times New Roman"/>
          <w:sz w:val="24"/>
          <w:szCs w:val="24"/>
        </w:rPr>
        <w:t xml:space="preserve"> fonctionnalité de base de </w:t>
      </w:r>
      <w:del w:id="792" w:author="Dr KROA" w:date="2024-08-10T15:26:00Z">
        <w:r w:rsidR="00C41C53" w:rsidDel="00F472D1">
          <w:rPr>
            <w:rFonts w:ascii="Times New Roman" w:hAnsi="Times New Roman" w:cs="Times New Roman"/>
            <w:sz w:val="24"/>
            <w:szCs w:val="24"/>
          </w:rPr>
          <w:delText xml:space="preserve">notre </w:delText>
        </w:r>
      </w:del>
      <w:ins w:id="793" w:author="Dr KROA" w:date="2024-08-10T15:26:00Z">
        <w:r w:rsidR="00F472D1">
          <w:rPr>
            <w:rFonts w:ascii="Times New Roman" w:hAnsi="Times New Roman" w:cs="Times New Roman"/>
            <w:sz w:val="24"/>
            <w:szCs w:val="24"/>
          </w:rPr>
          <w:t>l’</w:t>
        </w:r>
      </w:ins>
      <w:r w:rsidR="00C41C53">
        <w:rPr>
          <w:rFonts w:ascii="Times New Roman" w:hAnsi="Times New Roman" w:cs="Times New Roman"/>
          <w:sz w:val="24"/>
          <w:szCs w:val="24"/>
        </w:rPr>
        <w:t>application </w:t>
      </w:r>
      <w:ins w:id="794" w:author="Dr KROA" w:date="2024-08-10T15:27:00Z">
        <w:r w:rsidR="00F472D1">
          <w:rPr>
            <w:rFonts w:ascii="Times New Roman" w:hAnsi="Times New Roman" w:cs="Times New Roman"/>
            <w:sz w:val="24"/>
            <w:szCs w:val="24"/>
          </w:rPr>
          <w:t xml:space="preserve">Artisan </w:t>
        </w:r>
        <w:proofErr w:type="spellStart"/>
        <w:r w:rsidR="00F472D1">
          <w:rPr>
            <w:rFonts w:ascii="Times New Roman" w:hAnsi="Times New Roman" w:cs="Times New Roman"/>
            <w:sz w:val="24"/>
            <w:szCs w:val="24"/>
          </w:rPr>
          <w:t>Connect</w:t>
        </w:r>
      </w:ins>
      <w:proofErr w:type="spellEnd"/>
      <w:del w:id="795" w:author="Dr KROA" w:date="2024-08-10T15:27:00Z">
        <w:r w:rsidR="00D541DD" w:rsidDel="00F472D1">
          <w:rPr>
            <w:rFonts w:ascii="Times New Roman" w:hAnsi="Times New Roman" w:cs="Times New Roman"/>
            <w:sz w:val="24"/>
            <w:szCs w:val="24"/>
          </w:rPr>
          <w:delText>et v</w:delText>
        </w:r>
      </w:del>
      <w:del w:id="796" w:author="Dr KROA" w:date="2024-08-10T15:28:00Z">
        <w:r w:rsidR="00D541DD" w:rsidDel="00F472D1">
          <w:rPr>
            <w:rFonts w:ascii="Times New Roman" w:hAnsi="Times New Roman" w:cs="Times New Roman"/>
            <w:sz w:val="24"/>
            <w:szCs w:val="24"/>
          </w:rPr>
          <w:delText>oici ci-dessous des photos pour illustrer ces</w:delText>
        </w:r>
      </w:del>
      <w:r w:rsidR="00D541DD">
        <w:rPr>
          <w:rFonts w:ascii="Times New Roman" w:hAnsi="Times New Roman" w:cs="Times New Roman"/>
          <w:sz w:val="24"/>
          <w:szCs w:val="24"/>
        </w:rPr>
        <w:t xml:space="preserve"> fonctionnalités :</w:t>
      </w:r>
    </w:p>
    <w:p w14:paraId="0C32ABD9" w14:textId="6A419A20" w:rsidR="000E69CB" w:rsidRDefault="000E69CB" w:rsidP="000E69CB">
      <w:pPr>
        <w:tabs>
          <w:tab w:val="left" w:pos="2271"/>
          <w:tab w:val="left" w:pos="10922"/>
        </w:tabs>
        <w:rPr>
          <w:rFonts w:ascii="Times New Roman" w:hAnsi="Times New Roman" w:cs="Times New Roman"/>
          <w:sz w:val="24"/>
          <w:szCs w:val="24"/>
        </w:rPr>
      </w:pPr>
      <w:r>
        <w:rPr>
          <w:rFonts w:ascii="Times New Roman" w:hAnsi="Times New Roman" w:cs="Times New Roman"/>
          <w:sz w:val="24"/>
          <w:szCs w:val="24"/>
        </w:rPr>
        <w:tab/>
      </w:r>
      <w:ins w:id="797" w:author="Dr KROA" w:date="2024-08-10T15:28:00Z">
        <w:r w:rsidR="00F472D1">
          <w:rPr>
            <w:rFonts w:ascii="Times New Roman" w:hAnsi="Times New Roman" w:cs="Times New Roman"/>
            <w:sz w:val="24"/>
            <w:szCs w:val="24"/>
          </w:rPr>
          <w:t xml:space="preserve">Photo 4 : </w:t>
        </w:r>
      </w:ins>
      <w:r>
        <w:rPr>
          <w:rFonts w:ascii="Times New Roman" w:hAnsi="Times New Roman" w:cs="Times New Roman"/>
          <w:sz w:val="24"/>
          <w:szCs w:val="24"/>
        </w:rPr>
        <w:t>Tableau de bord artisan</w:t>
      </w:r>
      <w:r>
        <w:rPr>
          <w:rFonts w:ascii="Times New Roman" w:hAnsi="Times New Roman" w:cs="Times New Roman"/>
          <w:sz w:val="24"/>
          <w:szCs w:val="24"/>
        </w:rPr>
        <w:tab/>
      </w:r>
      <w:ins w:id="798" w:author="Dr KROA" w:date="2024-08-10T15:28:00Z">
        <w:r w:rsidR="00F472D1">
          <w:rPr>
            <w:rFonts w:ascii="Times New Roman" w:hAnsi="Times New Roman" w:cs="Times New Roman"/>
            <w:sz w:val="24"/>
            <w:szCs w:val="24"/>
          </w:rPr>
          <w:t>Photo 5</w:t>
        </w:r>
        <w:proofErr w:type="gramStart"/>
        <w:r w:rsidR="00F472D1">
          <w:rPr>
            <w:rFonts w:ascii="Times New Roman" w:hAnsi="Times New Roman" w:cs="Times New Roman"/>
            <w:sz w:val="24"/>
            <w:szCs w:val="24"/>
          </w:rPr>
          <w:t> :</w:t>
        </w:r>
      </w:ins>
      <w:r>
        <w:rPr>
          <w:rFonts w:ascii="Times New Roman" w:hAnsi="Times New Roman" w:cs="Times New Roman"/>
          <w:sz w:val="24"/>
          <w:szCs w:val="24"/>
        </w:rPr>
        <w:t>Application</w:t>
      </w:r>
      <w:proofErr w:type="gramEnd"/>
      <w:r>
        <w:rPr>
          <w:rFonts w:ascii="Times New Roman" w:hAnsi="Times New Roman" w:cs="Times New Roman"/>
          <w:sz w:val="24"/>
          <w:szCs w:val="24"/>
        </w:rPr>
        <w:t xml:space="preserve"> chat du site</w:t>
      </w:r>
    </w:p>
    <w:p w14:paraId="0DA38618" w14:textId="13D82124" w:rsidR="000E69CB" w:rsidRPr="000E69CB" w:rsidRDefault="000E69CB" w:rsidP="000E69CB">
      <w:pPr>
        <w:tabs>
          <w:tab w:val="left" w:pos="2271"/>
          <w:tab w:val="left" w:pos="10922"/>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1" locked="0" layoutInCell="1" allowOverlap="1" wp14:anchorId="7074BDD3" wp14:editId="77B636F4">
            <wp:simplePos x="0" y="0"/>
            <wp:positionH relativeFrom="margin">
              <wp:align>left</wp:align>
            </wp:positionH>
            <wp:positionV relativeFrom="paragraph">
              <wp:posOffset>4445</wp:posOffset>
            </wp:positionV>
            <wp:extent cx="3958590" cy="5702300"/>
            <wp:effectExtent l="19050" t="19050" r="22860" b="12700"/>
            <wp:wrapTight wrapText="bothSides">
              <wp:wrapPolygon edited="0">
                <wp:start x="-104" y="-72"/>
                <wp:lineTo x="-104" y="21576"/>
                <wp:lineTo x="21621" y="21576"/>
                <wp:lineTo x="21621" y="-72"/>
                <wp:lineTo x="-104" y="-72"/>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427" cy="5721473"/>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5584" behindDoc="1" locked="0" layoutInCell="1" allowOverlap="1" wp14:anchorId="079E265B" wp14:editId="0BB51D86">
            <wp:simplePos x="0" y="0"/>
            <wp:positionH relativeFrom="margin">
              <wp:posOffset>5041900</wp:posOffset>
            </wp:positionH>
            <wp:positionV relativeFrom="paragraph">
              <wp:posOffset>19050</wp:posOffset>
            </wp:positionV>
            <wp:extent cx="4734560" cy="2857500"/>
            <wp:effectExtent l="19050" t="19050" r="27940" b="19050"/>
            <wp:wrapTight wrapText="bothSides">
              <wp:wrapPolygon edited="0">
                <wp:start x="-87" y="-144"/>
                <wp:lineTo x="-87" y="21600"/>
                <wp:lineTo x="21641" y="21600"/>
                <wp:lineTo x="21641" y="-144"/>
                <wp:lineTo x="-87" y="-144"/>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4560" cy="28575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60FD106" w14:textId="66402DAF" w:rsidR="000E69CB" w:rsidRPr="000E69CB" w:rsidRDefault="000E69CB" w:rsidP="000E69CB">
      <w:pPr>
        <w:rPr>
          <w:rFonts w:ascii="Times New Roman" w:hAnsi="Times New Roman" w:cs="Times New Roman"/>
          <w:sz w:val="24"/>
          <w:szCs w:val="24"/>
        </w:rPr>
      </w:pPr>
    </w:p>
    <w:p w14:paraId="1866E8F0" w14:textId="5A159E4D" w:rsidR="000E69CB" w:rsidRPr="000E69CB" w:rsidRDefault="000E69CB" w:rsidP="000E69CB">
      <w:pPr>
        <w:rPr>
          <w:rFonts w:ascii="Times New Roman" w:hAnsi="Times New Roman" w:cs="Times New Roman"/>
          <w:sz w:val="24"/>
          <w:szCs w:val="24"/>
        </w:rPr>
      </w:pPr>
    </w:p>
    <w:p w14:paraId="73294721" w14:textId="119AAB36" w:rsidR="000E69CB" w:rsidRPr="000E69CB" w:rsidRDefault="000E69CB" w:rsidP="000E69CB">
      <w:pPr>
        <w:rPr>
          <w:rFonts w:ascii="Times New Roman" w:hAnsi="Times New Roman" w:cs="Times New Roman"/>
          <w:sz w:val="24"/>
          <w:szCs w:val="24"/>
        </w:rPr>
      </w:pPr>
    </w:p>
    <w:p w14:paraId="75A6F195" w14:textId="0831053F" w:rsidR="000E69CB" w:rsidRPr="000E69CB" w:rsidRDefault="000E69CB" w:rsidP="000E69CB">
      <w:pPr>
        <w:rPr>
          <w:rFonts w:ascii="Times New Roman" w:hAnsi="Times New Roman" w:cs="Times New Roman"/>
          <w:sz w:val="24"/>
          <w:szCs w:val="24"/>
        </w:rPr>
      </w:pPr>
    </w:p>
    <w:p w14:paraId="241F6EF0" w14:textId="5AE6D660" w:rsidR="000E69CB" w:rsidRPr="000E69CB" w:rsidRDefault="000E69CB" w:rsidP="000E69CB">
      <w:pPr>
        <w:rPr>
          <w:rFonts w:ascii="Times New Roman" w:hAnsi="Times New Roman" w:cs="Times New Roman"/>
          <w:sz w:val="24"/>
          <w:szCs w:val="24"/>
        </w:rPr>
      </w:pPr>
    </w:p>
    <w:p w14:paraId="582A08F9" w14:textId="5769EC53" w:rsidR="000E69CB" w:rsidRPr="000E69CB" w:rsidRDefault="000E69CB" w:rsidP="000E69CB">
      <w:pPr>
        <w:rPr>
          <w:rFonts w:ascii="Times New Roman" w:hAnsi="Times New Roman" w:cs="Times New Roman"/>
          <w:sz w:val="24"/>
          <w:szCs w:val="24"/>
        </w:rPr>
      </w:pPr>
    </w:p>
    <w:p w14:paraId="653313FC" w14:textId="17B23CBF" w:rsidR="006517F9" w:rsidRDefault="006517F9" w:rsidP="00C41C53">
      <w:pPr>
        <w:spacing w:line="360" w:lineRule="auto"/>
        <w:rPr>
          <w:rFonts w:ascii="Times New Roman" w:hAnsi="Times New Roman" w:cs="Times New Roman"/>
          <w:sz w:val="24"/>
          <w:szCs w:val="24"/>
        </w:rPr>
      </w:pPr>
    </w:p>
    <w:p w14:paraId="1BC251AC" w14:textId="555EB6FC" w:rsidR="000E69CB" w:rsidRDefault="000E69CB" w:rsidP="00C41C53">
      <w:pPr>
        <w:spacing w:line="360" w:lineRule="auto"/>
        <w:jc w:val="center"/>
        <w:rPr>
          <w:rFonts w:ascii="Times New Roman" w:hAnsi="Times New Roman" w:cs="Times New Roman"/>
          <w:sz w:val="24"/>
          <w:szCs w:val="24"/>
        </w:rPr>
      </w:pPr>
    </w:p>
    <w:p w14:paraId="39F60D3A" w14:textId="77777777" w:rsidR="000E69CB" w:rsidRDefault="000E69CB" w:rsidP="00C41C53">
      <w:pPr>
        <w:spacing w:line="360" w:lineRule="auto"/>
        <w:jc w:val="center"/>
        <w:rPr>
          <w:rFonts w:ascii="Times New Roman" w:hAnsi="Times New Roman" w:cs="Times New Roman"/>
          <w:b/>
          <w:bCs/>
          <w:sz w:val="24"/>
          <w:szCs w:val="24"/>
        </w:rPr>
      </w:pPr>
    </w:p>
    <w:p w14:paraId="16A19CB5" w14:textId="66331118" w:rsidR="000E69CB" w:rsidRPr="000E69CB" w:rsidRDefault="000E69CB" w:rsidP="000E69CB">
      <w:pPr>
        <w:spacing w:line="360" w:lineRule="auto"/>
        <w:ind w:left="708" w:firstLine="708"/>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1" locked="0" layoutInCell="1" allowOverlap="1" wp14:anchorId="2E482051" wp14:editId="64EC2E76">
            <wp:simplePos x="0" y="0"/>
            <wp:positionH relativeFrom="margin">
              <wp:posOffset>5060315</wp:posOffset>
            </wp:positionH>
            <wp:positionV relativeFrom="paragraph">
              <wp:posOffset>264160</wp:posOffset>
            </wp:positionV>
            <wp:extent cx="4725670" cy="2336800"/>
            <wp:effectExtent l="19050" t="19050" r="17780" b="25400"/>
            <wp:wrapTight wrapText="bothSides">
              <wp:wrapPolygon edited="0">
                <wp:start x="-87" y="-176"/>
                <wp:lineTo x="-87" y="21659"/>
                <wp:lineTo x="21594" y="21659"/>
                <wp:lineTo x="21594" y="-176"/>
                <wp:lineTo x="-87" y="-176"/>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5670" cy="233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d="799" w:author="Dr KROA" w:date="2024-08-10T15:33:00Z">
        <w:r w:rsidR="00F472D1">
          <w:rPr>
            <w:rFonts w:ascii="Times New Roman" w:hAnsi="Times New Roman" w:cs="Times New Roman"/>
            <w:sz w:val="24"/>
            <w:szCs w:val="24"/>
          </w:rPr>
          <w:t xml:space="preserve">Photo 7 : </w:t>
        </w:r>
      </w:ins>
      <w:r>
        <w:rPr>
          <w:rFonts w:ascii="Times New Roman" w:hAnsi="Times New Roman" w:cs="Times New Roman"/>
          <w:sz w:val="24"/>
          <w:szCs w:val="24"/>
        </w:rPr>
        <w:t xml:space="preserve">Page calendrier du site Artisan </w:t>
      </w:r>
      <w:proofErr w:type="spellStart"/>
      <w:r>
        <w:rPr>
          <w:rFonts w:ascii="Times New Roman" w:hAnsi="Times New Roman" w:cs="Times New Roman"/>
          <w:sz w:val="24"/>
          <w:szCs w:val="24"/>
        </w:rPr>
        <w:t>Connect</w:t>
      </w:r>
      <w:proofErr w:type="spellEnd"/>
      <w:r>
        <w:rPr>
          <w:rFonts w:ascii="Times New Roman" w:hAnsi="Times New Roman" w:cs="Times New Roman"/>
          <w:sz w:val="24"/>
          <w:szCs w:val="24"/>
        </w:rPr>
        <w:t xml:space="preserve"> ci-dessus</w:t>
      </w:r>
    </w:p>
    <w:p w14:paraId="5ABB0E6F" w14:textId="2A3B00CF" w:rsidR="000E69CB" w:rsidRDefault="000E69CB" w:rsidP="00C41C53">
      <w:pPr>
        <w:spacing w:line="360" w:lineRule="auto"/>
        <w:jc w:val="center"/>
        <w:rPr>
          <w:rFonts w:ascii="Times New Roman" w:hAnsi="Times New Roman" w:cs="Times New Roman"/>
          <w:b/>
          <w:bCs/>
          <w:sz w:val="24"/>
          <w:szCs w:val="24"/>
        </w:rPr>
      </w:pPr>
    </w:p>
    <w:p w14:paraId="1CF22C1B" w14:textId="77777777" w:rsidR="000E69CB" w:rsidRDefault="000E69CB" w:rsidP="00C41C53">
      <w:pPr>
        <w:spacing w:line="360" w:lineRule="auto"/>
        <w:jc w:val="center"/>
        <w:rPr>
          <w:rFonts w:ascii="Times New Roman" w:hAnsi="Times New Roman" w:cs="Times New Roman"/>
          <w:b/>
          <w:bCs/>
          <w:sz w:val="24"/>
          <w:szCs w:val="24"/>
        </w:rPr>
      </w:pPr>
    </w:p>
    <w:p w14:paraId="46CB5E4F" w14:textId="77777777" w:rsidR="000E69CB" w:rsidRDefault="000E69CB" w:rsidP="00C41C53">
      <w:pPr>
        <w:spacing w:line="360" w:lineRule="auto"/>
        <w:jc w:val="center"/>
        <w:rPr>
          <w:rFonts w:ascii="Times New Roman" w:hAnsi="Times New Roman" w:cs="Times New Roman"/>
          <w:b/>
          <w:bCs/>
          <w:sz w:val="24"/>
          <w:szCs w:val="24"/>
        </w:rPr>
      </w:pPr>
    </w:p>
    <w:p w14:paraId="7B0CA9A0" w14:textId="77777777" w:rsidR="000E69CB" w:rsidRDefault="000E69CB" w:rsidP="00C41C53">
      <w:pPr>
        <w:spacing w:line="360" w:lineRule="auto"/>
        <w:jc w:val="center"/>
        <w:rPr>
          <w:rFonts w:ascii="Times New Roman" w:hAnsi="Times New Roman" w:cs="Times New Roman"/>
          <w:b/>
          <w:bCs/>
          <w:sz w:val="24"/>
          <w:szCs w:val="24"/>
        </w:rPr>
      </w:pPr>
    </w:p>
    <w:p w14:paraId="02AD32EF" w14:textId="77777777" w:rsidR="000E69CB" w:rsidRDefault="000E69CB" w:rsidP="00C41C53">
      <w:pPr>
        <w:spacing w:line="360" w:lineRule="auto"/>
        <w:jc w:val="center"/>
        <w:rPr>
          <w:rFonts w:ascii="Times New Roman" w:hAnsi="Times New Roman" w:cs="Times New Roman"/>
          <w:b/>
          <w:bCs/>
          <w:sz w:val="24"/>
          <w:szCs w:val="24"/>
        </w:rPr>
      </w:pPr>
    </w:p>
    <w:p w14:paraId="75A6AC9A" w14:textId="77777777" w:rsidR="000E69CB" w:rsidRDefault="000E69CB" w:rsidP="00C41C53">
      <w:pPr>
        <w:spacing w:line="360" w:lineRule="auto"/>
        <w:jc w:val="center"/>
        <w:rPr>
          <w:rFonts w:ascii="Times New Roman" w:hAnsi="Times New Roman" w:cs="Times New Roman"/>
          <w:b/>
          <w:bCs/>
          <w:sz w:val="24"/>
          <w:szCs w:val="24"/>
        </w:rPr>
      </w:pPr>
    </w:p>
    <w:p w14:paraId="0501A860" w14:textId="37C2E086" w:rsidR="000E69CB" w:rsidRPr="006F3CCD" w:rsidRDefault="000E69CB" w:rsidP="006F3CCD">
      <w:pPr>
        <w:tabs>
          <w:tab w:val="left" w:pos="642"/>
          <w:tab w:val="left" w:pos="1850"/>
          <w:tab w:val="left" w:pos="10379"/>
        </w:tabs>
        <w:spacing w:line="360" w:lineRule="auto"/>
        <w:rPr>
          <w:rFonts w:ascii="Times New Roman" w:hAnsi="Times New Roman" w:cs="Times New Roman"/>
          <w:sz w:val="24"/>
          <w:szCs w:val="24"/>
        </w:rPr>
      </w:pPr>
      <w:r>
        <w:rPr>
          <w:rFonts w:ascii="Times New Roman" w:hAnsi="Times New Roman" w:cs="Times New Roman"/>
          <w:b/>
          <w:bCs/>
          <w:sz w:val="24"/>
          <w:szCs w:val="24"/>
        </w:rPr>
        <w:tab/>
      </w:r>
      <w:ins w:id="800" w:author="Dr KROA" w:date="2024-08-10T15:33:00Z">
        <w:r w:rsidR="00F472D1">
          <w:rPr>
            <w:rFonts w:ascii="Times New Roman" w:hAnsi="Times New Roman" w:cs="Times New Roman"/>
            <w:b/>
            <w:bCs/>
            <w:sz w:val="24"/>
            <w:szCs w:val="24"/>
          </w:rPr>
          <w:t xml:space="preserve">Photos 6 : </w:t>
        </w:r>
      </w:ins>
      <w:r w:rsidR="006F3CCD">
        <w:rPr>
          <w:rFonts w:ascii="Times New Roman" w:hAnsi="Times New Roman" w:cs="Times New Roman"/>
          <w:sz w:val="24"/>
          <w:szCs w:val="24"/>
        </w:rPr>
        <w:t>Page de gestion du profil des utilisateurs</w:t>
      </w:r>
      <w:r w:rsidR="006F3CCD">
        <w:rPr>
          <w:rFonts w:ascii="Times New Roman" w:hAnsi="Times New Roman" w:cs="Times New Roman"/>
          <w:b/>
          <w:bCs/>
          <w:sz w:val="24"/>
          <w:szCs w:val="24"/>
        </w:rPr>
        <w:tab/>
      </w:r>
      <w:r>
        <w:rPr>
          <w:rFonts w:ascii="Times New Roman" w:hAnsi="Times New Roman" w:cs="Times New Roman"/>
          <w:b/>
          <w:bCs/>
          <w:sz w:val="24"/>
          <w:szCs w:val="24"/>
        </w:rPr>
        <w:tab/>
      </w:r>
      <w:ins w:id="801" w:author="Dr KROA" w:date="2024-08-10T15:33:00Z">
        <w:r w:rsidR="00F472D1">
          <w:rPr>
            <w:rFonts w:ascii="Times New Roman" w:hAnsi="Times New Roman" w:cs="Times New Roman"/>
            <w:b/>
            <w:bCs/>
            <w:sz w:val="24"/>
            <w:szCs w:val="24"/>
          </w:rPr>
          <w:t xml:space="preserve">Photo 8 : </w:t>
        </w:r>
      </w:ins>
      <w:r>
        <w:rPr>
          <w:rFonts w:ascii="Times New Roman" w:hAnsi="Times New Roman" w:cs="Times New Roman"/>
          <w:sz w:val="24"/>
          <w:szCs w:val="24"/>
        </w:rPr>
        <w:t xml:space="preserve">Page email du site Artisan </w:t>
      </w:r>
      <w:proofErr w:type="spellStart"/>
      <w:r>
        <w:rPr>
          <w:rFonts w:ascii="Times New Roman" w:hAnsi="Times New Roman" w:cs="Times New Roman"/>
          <w:sz w:val="24"/>
          <w:szCs w:val="24"/>
        </w:rPr>
        <w:t>Connect</w:t>
      </w:r>
      <w:proofErr w:type="spellEnd"/>
    </w:p>
    <w:p w14:paraId="5BE4AB52" w14:textId="517E38D6" w:rsidR="00C41C53" w:rsidRDefault="00C41C53" w:rsidP="00C41C53">
      <w:pPr>
        <w:spacing w:line="360" w:lineRule="auto"/>
        <w:jc w:val="center"/>
        <w:rPr>
          <w:rFonts w:ascii="Times New Roman" w:hAnsi="Times New Roman" w:cs="Times New Roman"/>
          <w:b/>
          <w:bCs/>
          <w:sz w:val="24"/>
          <w:szCs w:val="24"/>
        </w:rPr>
      </w:pPr>
      <w:r w:rsidRPr="00F8353B">
        <w:rPr>
          <w:rFonts w:ascii="Times New Roman" w:hAnsi="Times New Roman" w:cs="Times New Roman"/>
          <w:b/>
          <w:bCs/>
          <w:sz w:val="24"/>
          <w:szCs w:val="24"/>
        </w:rPr>
        <w:lastRenderedPageBreak/>
        <w:t>Conclusion</w:t>
      </w:r>
      <w:ins w:id="802" w:author="Dr KROA" w:date="2024-08-10T15:33:00Z">
        <w:r w:rsidR="00F472D1">
          <w:rPr>
            <w:rFonts w:ascii="Times New Roman" w:hAnsi="Times New Roman" w:cs="Times New Roman"/>
            <w:b/>
            <w:bCs/>
            <w:sz w:val="24"/>
            <w:szCs w:val="24"/>
          </w:rPr>
          <w:t xml:space="preserve"> partielle </w:t>
        </w:r>
      </w:ins>
    </w:p>
    <w:p w14:paraId="6E8D3E34" w14:textId="553C2B73" w:rsidR="00C41C53" w:rsidRPr="00E3262A" w:rsidRDefault="00C41C53" w:rsidP="00C41C53">
      <w:pPr>
        <w:spacing w:line="360" w:lineRule="auto"/>
        <w:rPr>
          <w:rFonts w:ascii="Times New Roman" w:hAnsi="Times New Roman" w:cs="Times New Roman"/>
          <w:sz w:val="24"/>
          <w:szCs w:val="24"/>
        </w:rPr>
      </w:pPr>
      <w:r>
        <w:rPr>
          <w:rFonts w:ascii="Times New Roman" w:hAnsi="Times New Roman" w:cs="Times New Roman"/>
          <w:sz w:val="24"/>
          <w:szCs w:val="24"/>
        </w:rPr>
        <w:t xml:space="preserve">Notre site bien que possédant </w:t>
      </w:r>
      <w:del w:id="803" w:author="Dr KROA" w:date="2024-08-10T15:37:00Z">
        <w:r w:rsidDel="00F11F48">
          <w:rPr>
            <w:rFonts w:ascii="Times New Roman" w:hAnsi="Times New Roman" w:cs="Times New Roman"/>
            <w:sz w:val="24"/>
            <w:szCs w:val="24"/>
          </w:rPr>
          <w:delText xml:space="preserve">ces </w:delText>
        </w:r>
      </w:del>
      <w:del w:id="804" w:author="Dr KROA" w:date="2024-08-10T15:34:00Z">
        <w:r w:rsidDel="00F11F48">
          <w:rPr>
            <w:rFonts w:ascii="Times New Roman" w:hAnsi="Times New Roman" w:cs="Times New Roman"/>
            <w:sz w:val="24"/>
            <w:szCs w:val="24"/>
          </w:rPr>
          <w:delText xml:space="preserve">riches </w:delText>
        </w:r>
      </w:del>
      <w:ins w:id="805" w:author="Dr KROA" w:date="2024-08-10T15:37:00Z">
        <w:r w:rsidR="00F11F48">
          <w:rPr>
            <w:rFonts w:ascii="Times New Roman" w:hAnsi="Times New Roman" w:cs="Times New Roman"/>
            <w:sz w:val="24"/>
            <w:szCs w:val="24"/>
          </w:rPr>
          <w:t xml:space="preserve">les </w:t>
        </w:r>
      </w:ins>
      <w:r>
        <w:rPr>
          <w:rFonts w:ascii="Times New Roman" w:hAnsi="Times New Roman" w:cs="Times New Roman"/>
          <w:sz w:val="24"/>
          <w:szCs w:val="24"/>
        </w:rPr>
        <w:t>fonctionnalités ci-dessus</w:t>
      </w:r>
      <w:ins w:id="806" w:author="Dr KROA" w:date="2024-08-10T15:34:00Z">
        <w:r w:rsidR="00F11F48">
          <w:rPr>
            <w:rFonts w:ascii="Times New Roman" w:hAnsi="Times New Roman" w:cs="Times New Roman"/>
            <w:sz w:val="24"/>
            <w:szCs w:val="24"/>
          </w:rPr>
          <w:t xml:space="preserve"> présentées </w:t>
        </w:r>
      </w:ins>
      <w:del w:id="807" w:author="Dr KROA" w:date="2024-08-10T15:35:00Z">
        <w:r w:rsidDel="00F11F48">
          <w:rPr>
            <w:rFonts w:ascii="Times New Roman" w:hAnsi="Times New Roman" w:cs="Times New Roman"/>
            <w:sz w:val="24"/>
            <w:szCs w:val="24"/>
          </w:rPr>
          <w:delText>,</w:delText>
        </w:r>
      </w:del>
      <w:r>
        <w:rPr>
          <w:rFonts w:ascii="Times New Roman" w:hAnsi="Times New Roman" w:cs="Times New Roman"/>
          <w:sz w:val="24"/>
          <w:szCs w:val="24"/>
        </w:rPr>
        <w:t xml:space="preserve"> es</w:t>
      </w:r>
      <w:ins w:id="808" w:author="Dr KROA" w:date="2024-08-10T15:35:00Z">
        <w:r w:rsidR="00F11F48">
          <w:rPr>
            <w:rFonts w:ascii="Times New Roman" w:hAnsi="Times New Roman" w:cs="Times New Roman"/>
            <w:sz w:val="24"/>
            <w:szCs w:val="24"/>
          </w:rPr>
          <w:t>t</w:t>
        </w:r>
      </w:ins>
      <w:r>
        <w:rPr>
          <w:rFonts w:ascii="Times New Roman" w:hAnsi="Times New Roman" w:cs="Times New Roman"/>
          <w:sz w:val="24"/>
          <w:szCs w:val="24"/>
        </w:rPr>
        <w:t xml:space="preserve"> toujours en cours de développement afin d’améliorer certaines fonctionnalités et résoudre </w:t>
      </w:r>
      <w:del w:id="809" w:author="Dr KROA" w:date="2024-08-10T15:36:00Z">
        <w:r w:rsidDel="00F11F48">
          <w:rPr>
            <w:rFonts w:ascii="Times New Roman" w:hAnsi="Times New Roman" w:cs="Times New Roman"/>
            <w:sz w:val="24"/>
            <w:szCs w:val="24"/>
          </w:rPr>
          <w:delText>certain bug</w:delText>
        </w:r>
      </w:del>
      <w:ins w:id="810" w:author="Dr KROA" w:date="2024-08-10T15:36:00Z">
        <w:r w:rsidR="00F11F48">
          <w:rPr>
            <w:rFonts w:ascii="Times New Roman" w:hAnsi="Times New Roman" w:cs="Times New Roman"/>
            <w:sz w:val="24"/>
            <w:szCs w:val="24"/>
          </w:rPr>
          <w:t>certains bugs</w:t>
        </w:r>
      </w:ins>
      <w:r>
        <w:rPr>
          <w:rFonts w:ascii="Times New Roman" w:hAnsi="Times New Roman" w:cs="Times New Roman"/>
          <w:sz w:val="24"/>
          <w:szCs w:val="24"/>
        </w:rPr>
        <w:t xml:space="preserve">. </w:t>
      </w:r>
      <w:ins w:id="811" w:author="Dr KROA" w:date="2024-08-10T15:36:00Z">
        <w:r w:rsidR="00F11F48">
          <w:rPr>
            <w:rFonts w:ascii="Times New Roman" w:hAnsi="Times New Roman" w:cs="Times New Roman"/>
            <w:sz w:val="24"/>
            <w:szCs w:val="24"/>
          </w:rPr>
          <w:t xml:space="preserve">Toutefois, </w:t>
        </w:r>
      </w:ins>
      <w:del w:id="812" w:author="Dr KROA" w:date="2024-08-10T15:36:00Z">
        <w:r w:rsidDel="00F11F48">
          <w:rPr>
            <w:rFonts w:ascii="Times New Roman" w:hAnsi="Times New Roman" w:cs="Times New Roman"/>
            <w:sz w:val="24"/>
            <w:szCs w:val="24"/>
          </w:rPr>
          <w:delText>Néanmoins</w:delText>
        </w:r>
      </w:del>
      <w:r>
        <w:rPr>
          <w:rFonts w:ascii="Times New Roman" w:hAnsi="Times New Roman" w:cs="Times New Roman"/>
          <w:sz w:val="24"/>
          <w:szCs w:val="24"/>
        </w:rPr>
        <w:t xml:space="preserve">, nous </w:t>
      </w:r>
      <w:ins w:id="813" w:author="Dr KROA" w:date="2024-08-10T15:38:00Z">
        <w:r w:rsidR="00F11F48">
          <w:rPr>
            <w:rFonts w:ascii="Times New Roman" w:hAnsi="Times New Roman" w:cs="Times New Roman"/>
            <w:sz w:val="24"/>
            <w:szCs w:val="24"/>
          </w:rPr>
          <w:t xml:space="preserve">sommes </w:t>
        </w:r>
      </w:ins>
      <w:ins w:id="814" w:author="Dr KROA" w:date="2024-08-10T15:36:00Z">
        <w:r w:rsidR="00F11F48">
          <w:rPr>
            <w:rFonts w:ascii="Times New Roman" w:hAnsi="Times New Roman" w:cs="Times New Roman"/>
            <w:sz w:val="24"/>
            <w:szCs w:val="24"/>
          </w:rPr>
          <w:t>convaincu</w:t>
        </w:r>
      </w:ins>
      <w:ins w:id="815" w:author="Dr KROA" w:date="2024-08-10T15:38:00Z">
        <w:r w:rsidR="00F11F48">
          <w:rPr>
            <w:rFonts w:ascii="Times New Roman" w:hAnsi="Times New Roman" w:cs="Times New Roman"/>
            <w:sz w:val="24"/>
            <w:szCs w:val="24"/>
          </w:rPr>
          <w:t>s</w:t>
        </w:r>
      </w:ins>
      <w:ins w:id="816" w:author="Dr KROA" w:date="2024-08-10T15:36:00Z">
        <w:r w:rsidR="00F11F48">
          <w:rPr>
            <w:rFonts w:ascii="Times New Roman" w:hAnsi="Times New Roman" w:cs="Times New Roman"/>
            <w:sz w:val="24"/>
            <w:szCs w:val="24"/>
          </w:rPr>
          <w:t xml:space="preserve"> </w:t>
        </w:r>
      </w:ins>
      <w:del w:id="817" w:author="Dr KROA" w:date="2024-08-10T15:36:00Z">
        <w:r w:rsidDel="00F11F48">
          <w:rPr>
            <w:rFonts w:ascii="Times New Roman" w:hAnsi="Times New Roman" w:cs="Times New Roman"/>
            <w:sz w:val="24"/>
            <w:szCs w:val="24"/>
          </w:rPr>
          <w:delText xml:space="preserve">somme </w:delText>
        </w:r>
        <w:r w:rsidR="00D541DD" w:rsidDel="00F11F48">
          <w:rPr>
            <w:rFonts w:ascii="Times New Roman" w:hAnsi="Times New Roman" w:cs="Times New Roman"/>
            <w:sz w:val="24"/>
            <w:szCs w:val="24"/>
          </w:rPr>
          <w:delText>sûr</w:delText>
        </w:r>
      </w:del>
      <w:r>
        <w:rPr>
          <w:rFonts w:ascii="Times New Roman" w:hAnsi="Times New Roman" w:cs="Times New Roman"/>
          <w:sz w:val="24"/>
          <w:szCs w:val="24"/>
        </w:rPr>
        <w:t xml:space="preserve"> qu’après </w:t>
      </w:r>
      <w:del w:id="818" w:author="Dr KROA" w:date="2024-08-10T15:40:00Z">
        <w:r w:rsidDel="00F11F48">
          <w:rPr>
            <w:rFonts w:ascii="Times New Roman" w:hAnsi="Times New Roman" w:cs="Times New Roman"/>
            <w:sz w:val="24"/>
            <w:szCs w:val="24"/>
          </w:rPr>
          <w:delText xml:space="preserve">une bonne </w:delText>
        </w:r>
      </w:del>
      <w:r>
        <w:rPr>
          <w:rFonts w:ascii="Times New Roman" w:hAnsi="Times New Roman" w:cs="Times New Roman"/>
          <w:sz w:val="24"/>
          <w:szCs w:val="24"/>
        </w:rPr>
        <w:t xml:space="preserve">révision, </w:t>
      </w:r>
      <w:ins w:id="819" w:author="Dr KROA" w:date="2024-08-10T15:38:00Z">
        <w:r w:rsidR="00F11F48">
          <w:rPr>
            <w:rFonts w:ascii="Times New Roman" w:hAnsi="Times New Roman" w:cs="Times New Roman"/>
            <w:sz w:val="24"/>
            <w:szCs w:val="24"/>
          </w:rPr>
          <w:t xml:space="preserve">le site aura une meilleure fonctionnalité. </w:t>
        </w:r>
      </w:ins>
      <w:del w:id="820" w:author="Dr KROA" w:date="2024-08-10T15:38:00Z">
        <w:r w:rsidDel="00F11F48">
          <w:rPr>
            <w:rFonts w:ascii="Times New Roman" w:hAnsi="Times New Roman" w:cs="Times New Roman"/>
            <w:sz w:val="24"/>
            <w:szCs w:val="24"/>
          </w:rPr>
          <w:delText xml:space="preserve">elle sera </w:delText>
        </w:r>
      </w:del>
      <w:del w:id="821" w:author="Dr KROA" w:date="2024-08-10T15:39:00Z">
        <w:r w:rsidDel="00F11F48">
          <w:rPr>
            <w:rFonts w:ascii="Times New Roman" w:hAnsi="Times New Roman" w:cs="Times New Roman"/>
            <w:sz w:val="24"/>
            <w:szCs w:val="24"/>
          </w:rPr>
          <w:delText>de mieux fonctionnelle.</w:delText>
        </w:r>
      </w:del>
    </w:p>
    <w:p w14:paraId="58F8B2AE" w14:textId="77777777" w:rsidR="00C41C53" w:rsidRDefault="00C41C53" w:rsidP="00584F25">
      <w:pPr>
        <w:spacing w:line="360" w:lineRule="auto"/>
        <w:jc w:val="center"/>
        <w:rPr>
          <w:rFonts w:ascii="Times New Roman" w:hAnsi="Times New Roman" w:cs="Times New Roman"/>
          <w:b/>
          <w:bCs/>
          <w:sz w:val="24"/>
          <w:szCs w:val="24"/>
        </w:rPr>
      </w:pPr>
    </w:p>
    <w:p w14:paraId="0E7CF17C" w14:textId="5B91A25A" w:rsidR="00584F25" w:rsidRDefault="00584F25" w:rsidP="00584F2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IV-3-2- Solution marketing</w:t>
      </w:r>
    </w:p>
    <w:p w14:paraId="32566A09" w14:textId="324DA429" w:rsidR="004F0B5A" w:rsidRPr="00E92A6D" w:rsidRDefault="004F0B5A" w:rsidP="00E92A6D">
      <w:pPr>
        <w:pStyle w:val="Paragraphedeliste"/>
        <w:numPr>
          <w:ilvl w:val="0"/>
          <w:numId w:val="15"/>
        </w:numPr>
        <w:spacing w:line="360" w:lineRule="auto"/>
        <w:rPr>
          <w:rFonts w:ascii="Times New Roman" w:hAnsi="Times New Roman" w:cs="Times New Roman"/>
          <w:b/>
          <w:bCs/>
          <w:sz w:val="24"/>
          <w:szCs w:val="24"/>
          <w:rPrChange w:id="822" w:author="Dr KROA" w:date="2024-08-10T15:40:00Z">
            <w:rPr/>
          </w:rPrChange>
        </w:rPr>
        <w:pPrChange w:id="823" w:author="Dr KROA" w:date="2024-08-10T15:40:00Z">
          <w:pPr>
            <w:spacing w:line="360" w:lineRule="auto"/>
          </w:pPr>
        </w:pPrChange>
      </w:pPr>
      <w:r w:rsidRPr="00E92A6D">
        <w:rPr>
          <w:rFonts w:ascii="Times New Roman" w:hAnsi="Times New Roman" w:cs="Times New Roman"/>
          <w:b/>
          <w:bCs/>
          <w:sz w:val="24"/>
          <w:szCs w:val="24"/>
          <w:rPrChange w:id="824" w:author="Dr KROA" w:date="2024-08-10T15:40:00Z">
            <w:rPr/>
          </w:rPrChange>
        </w:rPr>
        <w:t>L’émail marketing</w:t>
      </w:r>
    </w:p>
    <w:p w14:paraId="6F9F0A09" w14:textId="16064946" w:rsidR="004F0B5A" w:rsidRDefault="004F0B5A" w:rsidP="00584F25">
      <w:pPr>
        <w:spacing w:line="360" w:lineRule="auto"/>
        <w:rPr>
          <w:rFonts w:ascii="Times New Roman" w:hAnsi="Times New Roman" w:cs="Times New Roman"/>
          <w:sz w:val="24"/>
          <w:szCs w:val="24"/>
        </w:rPr>
      </w:pPr>
      <w:r w:rsidRPr="004F0B5A">
        <w:rPr>
          <w:rFonts w:ascii="Times New Roman" w:hAnsi="Times New Roman" w:cs="Times New Roman"/>
          <w:sz w:val="24"/>
          <w:szCs w:val="24"/>
        </w:rPr>
        <w:t xml:space="preserve"> L'email marketing implique l'envoi ciblé et régulier d'emails aux artisans pour promouvoir les services de l'entreprise, partager des actualités, des offres spéciales et des conseils pertinents. Ces emails peuvent être utilisés pour informer les artisans sur les fonctionnalités de l'application, les inciter à s'inscrire et à télécharger l'application et les tenir informés des dernières mises à jour. L'objectif est d'établir une relation de confiance avec les artisans, de maintenir leur intérêt pour l'application et de les inciter </w:t>
      </w:r>
      <w:ins w:id="825" w:author="Dr KROA" w:date="2024-08-10T15:42:00Z">
        <w:r w:rsidR="009363A9">
          <w:rPr>
            <w:rFonts w:ascii="Times New Roman" w:hAnsi="Times New Roman" w:cs="Times New Roman"/>
            <w:sz w:val="24"/>
            <w:szCs w:val="24"/>
          </w:rPr>
          <w:t xml:space="preserve">à </w:t>
        </w:r>
      </w:ins>
      <w:r w:rsidRPr="004F0B5A">
        <w:rPr>
          <w:rFonts w:ascii="Times New Roman" w:hAnsi="Times New Roman" w:cs="Times New Roman"/>
          <w:sz w:val="24"/>
          <w:szCs w:val="24"/>
        </w:rPr>
        <w:t xml:space="preserve">télécharger l’application pour améliorer leur activité. </w:t>
      </w:r>
    </w:p>
    <w:p w14:paraId="131CF61B" w14:textId="4022ABAE" w:rsidR="004F0B5A" w:rsidRDefault="004F0B5A" w:rsidP="00584F25">
      <w:pPr>
        <w:spacing w:line="360" w:lineRule="auto"/>
        <w:rPr>
          <w:rFonts w:ascii="Times New Roman" w:hAnsi="Times New Roman" w:cs="Times New Roman"/>
          <w:sz w:val="24"/>
          <w:szCs w:val="24"/>
        </w:rPr>
      </w:pPr>
      <w:r w:rsidRPr="004F0B5A">
        <w:rPr>
          <w:rFonts w:ascii="Times New Roman" w:hAnsi="Times New Roman" w:cs="Times New Roman"/>
          <w:sz w:val="24"/>
          <w:szCs w:val="24"/>
        </w:rPr>
        <w:t xml:space="preserve">Voici le modèle de l’e-mail marketing conçu spécialement pour l’application artisan </w:t>
      </w:r>
      <w:proofErr w:type="spellStart"/>
      <w:r w:rsidRPr="004F0B5A">
        <w:rPr>
          <w:rFonts w:ascii="Times New Roman" w:hAnsi="Times New Roman" w:cs="Times New Roman"/>
          <w:sz w:val="24"/>
          <w:szCs w:val="24"/>
        </w:rPr>
        <w:t>Connect</w:t>
      </w:r>
      <w:proofErr w:type="spellEnd"/>
      <w:r w:rsidRPr="004F0B5A">
        <w:rPr>
          <w:rFonts w:ascii="Times New Roman" w:hAnsi="Times New Roman" w:cs="Times New Roman"/>
          <w:sz w:val="24"/>
          <w:szCs w:val="24"/>
        </w:rPr>
        <w:t xml:space="preserve"> : </w:t>
      </w:r>
    </w:p>
    <w:p w14:paraId="0CCC8428" w14:textId="77777777" w:rsidR="006F3CCD" w:rsidRDefault="006F3CCD" w:rsidP="00584F25">
      <w:pPr>
        <w:spacing w:line="360" w:lineRule="auto"/>
        <w:rPr>
          <w:rFonts w:ascii="Times New Roman" w:hAnsi="Times New Roman" w:cs="Times New Roman"/>
          <w:sz w:val="24"/>
          <w:szCs w:val="24"/>
        </w:rPr>
      </w:pPr>
    </w:p>
    <w:p w14:paraId="5231AFC3" w14:textId="2C13C07F" w:rsidR="004F0B5A" w:rsidRDefault="004F0B5A" w:rsidP="009363A9">
      <w:pPr>
        <w:spacing w:line="360" w:lineRule="auto"/>
        <w:ind w:firstLine="708"/>
        <w:rPr>
          <w:rFonts w:ascii="Times New Roman" w:hAnsi="Times New Roman" w:cs="Times New Roman"/>
          <w:sz w:val="24"/>
          <w:szCs w:val="24"/>
        </w:rPr>
        <w:pPrChange w:id="826" w:author="Dr KROA" w:date="2024-08-10T15:44:00Z">
          <w:pPr>
            <w:spacing w:line="360" w:lineRule="auto"/>
          </w:pPr>
        </w:pPrChange>
      </w:pPr>
      <w:commentRangeStart w:id="827"/>
      <w:r w:rsidRPr="004F0B5A">
        <w:rPr>
          <w:rFonts w:ascii="Times New Roman" w:hAnsi="Times New Roman" w:cs="Times New Roman"/>
          <w:sz w:val="24"/>
          <w:szCs w:val="24"/>
        </w:rPr>
        <w:t xml:space="preserve">Objet : </w:t>
      </w:r>
      <w:commentRangeEnd w:id="827"/>
      <w:r w:rsidR="009363A9">
        <w:rPr>
          <w:rStyle w:val="Marquedecommentaire"/>
        </w:rPr>
        <w:commentReference w:id="827"/>
      </w:r>
      <w:r w:rsidRPr="004F0B5A">
        <w:rPr>
          <w:rFonts w:ascii="Times New Roman" w:hAnsi="Times New Roman" w:cs="Times New Roman"/>
          <w:sz w:val="24"/>
          <w:szCs w:val="24"/>
        </w:rPr>
        <w:t xml:space="preserve">Découvrez l'application incontournable pour tous les artisans nommée Artisan </w:t>
      </w:r>
      <w:proofErr w:type="spellStart"/>
      <w:r w:rsidRPr="004F0B5A">
        <w:rPr>
          <w:rFonts w:ascii="Times New Roman" w:hAnsi="Times New Roman" w:cs="Times New Roman"/>
          <w:sz w:val="24"/>
          <w:szCs w:val="24"/>
        </w:rPr>
        <w:t>Connect</w:t>
      </w:r>
      <w:proofErr w:type="spellEnd"/>
      <w:r w:rsidRPr="004F0B5A">
        <w:rPr>
          <w:rFonts w:ascii="Times New Roman" w:hAnsi="Times New Roman" w:cs="Times New Roman"/>
          <w:sz w:val="24"/>
          <w:szCs w:val="24"/>
        </w:rPr>
        <w:t xml:space="preserve"> </w:t>
      </w:r>
    </w:p>
    <w:p w14:paraId="3F5F44A8" w14:textId="0D2104C9" w:rsidR="006F3CCD" w:rsidRDefault="004F0B5A" w:rsidP="009363A9">
      <w:pPr>
        <w:spacing w:line="360" w:lineRule="auto"/>
        <w:ind w:left="708"/>
        <w:rPr>
          <w:rFonts w:ascii="Times New Roman" w:hAnsi="Times New Roman" w:cs="Times New Roman"/>
          <w:sz w:val="24"/>
          <w:szCs w:val="24"/>
        </w:rPr>
        <w:pPrChange w:id="828" w:author="Dr KROA" w:date="2024-08-10T15:44:00Z">
          <w:pPr>
            <w:spacing w:line="360" w:lineRule="auto"/>
          </w:pPr>
        </w:pPrChange>
      </w:pPr>
      <w:r w:rsidRPr="004F0B5A">
        <w:rPr>
          <w:rFonts w:ascii="Times New Roman" w:hAnsi="Times New Roman" w:cs="Times New Roman"/>
          <w:sz w:val="24"/>
          <w:szCs w:val="24"/>
        </w:rPr>
        <w:t xml:space="preserve">Bonjour [Nom du destinataire], Nous avons une excellente nouvelle à vous annoncer ! Chez [Digital Entreprise 43], nous avons développé une application révolutionnaire spécialement conçue pour répondre aux besoins des artisans comme vous. </w:t>
      </w:r>
    </w:p>
    <w:p w14:paraId="46C14CF0" w14:textId="77777777" w:rsidR="006F3CCD" w:rsidRDefault="006F3CCD" w:rsidP="00584F25">
      <w:pPr>
        <w:spacing w:line="360" w:lineRule="auto"/>
        <w:rPr>
          <w:rFonts w:ascii="Times New Roman" w:hAnsi="Times New Roman" w:cs="Times New Roman"/>
          <w:sz w:val="24"/>
          <w:szCs w:val="24"/>
        </w:rPr>
      </w:pPr>
    </w:p>
    <w:p w14:paraId="71927363" w14:textId="7F98BFAD" w:rsidR="004F0B5A" w:rsidRDefault="004F0B5A" w:rsidP="00584F25">
      <w:pPr>
        <w:spacing w:line="360" w:lineRule="auto"/>
        <w:rPr>
          <w:rFonts w:ascii="Times New Roman" w:hAnsi="Times New Roman" w:cs="Times New Roman"/>
          <w:sz w:val="24"/>
          <w:szCs w:val="24"/>
        </w:rPr>
      </w:pPr>
      <w:r w:rsidRPr="004F0B5A">
        <w:rPr>
          <w:rFonts w:ascii="Times New Roman" w:hAnsi="Times New Roman" w:cs="Times New Roman"/>
          <w:b/>
          <w:bCs/>
          <w:sz w:val="24"/>
          <w:szCs w:val="24"/>
        </w:rPr>
        <w:lastRenderedPageBreak/>
        <w:sym w:font="Symbol" w:char="F076"/>
      </w:r>
      <w:r w:rsidRPr="004F0B5A">
        <w:rPr>
          <w:rFonts w:ascii="Times New Roman" w:hAnsi="Times New Roman" w:cs="Times New Roman"/>
          <w:b/>
          <w:bCs/>
          <w:sz w:val="24"/>
          <w:szCs w:val="24"/>
        </w:rPr>
        <w:t xml:space="preserve"> Pourquoi cette application est faite pour vous :</w:t>
      </w:r>
      <w:r w:rsidRPr="004F0B5A">
        <w:rPr>
          <w:rFonts w:ascii="Times New Roman" w:hAnsi="Times New Roman" w:cs="Times New Roman"/>
          <w:sz w:val="24"/>
          <w:szCs w:val="24"/>
        </w:rPr>
        <w:t xml:space="preserve"> </w:t>
      </w:r>
      <w:commentRangeStart w:id="829"/>
      <w:r w:rsidRPr="004F0B5A">
        <w:rPr>
          <w:rFonts w:ascii="Times New Roman" w:hAnsi="Times New Roman" w:cs="Times New Roman"/>
          <w:sz w:val="24"/>
          <w:szCs w:val="24"/>
        </w:rPr>
        <w:sym w:font="Symbol" w:char="F03F"/>
      </w:r>
      <w:commentRangeEnd w:id="829"/>
      <w:r w:rsidR="009363A9">
        <w:rPr>
          <w:rStyle w:val="Marquedecommentaire"/>
        </w:rPr>
        <w:commentReference w:id="829"/>
      </w:r>
      <w:r w:rsidRPr="004F0B5A">
        <w:rPr>
          <w:rFonts w:ascii="Times New Roman" w:hAnsi="Times New Roman" w:cs="Times New Roman"/>
          <w:sz w:val="24"/>
          <w:szCs w:val="24"/>
        </w:rPr>
        <w:t xml:space="preserve"> Gestion de projets simplifiée : Planifiez, suivez et achevez vos projets avec une facilité déconcertante. </w:t>
      </w:r>
      <w:r w:rsidRPr="004F0B5A">
        <w:rPr>
          <w:rFonts w:ascii="Times New Roman" w:hAnsi="Times New Roman" w:cs="Times New Roman"/>
          <w:sz w:val="24"/>
          <w:szCs w:val="24"/>
        </w:rPr>
        <w:sym w:font="Symbol" w:char="F03F"/>
      </w:r>
      <w:r w:rsidRPr="004F0B5A">
        <w:rPr>
          <w:rFonts w:ascii="Times New Roman" w:hAnsi="Times New Roman" w:cs="Times New Roman"/>
          <w:sz w:val="24"/>
          <w:szCs w:val="24"/>
        </w:rPr>
        <w:t xml:space="preserve"> Suivi des clients : Gardez une trace de toutes vos interactions et gérez vos rendez-vous en un clin d'œil. </w:t>
      </w:r>
      <w:r w:rsidRPr="004F0B5A">
        <w:rPr>
          <w:rFonts w:ascii="Times New Roman" w:hAnsi="Times New Roman" w:cs="Times New Roman"/>
          <w:sz w:val="24"/>
          <w:szCs w:val="24"/>
        </w:rPr>
        <w:sym w:font="Symbol" w:char="F03F"/>
      </w:r>
      <w:r w:rsidRPr="004F0B5A">
        <w:rPr>
          <w:rFonts w:ascii="Times New Roman" w:hAnsi="Times New Roman" w:cs="Times New Roman"/>
          <w:sz w:val="24"/>
          <w:szCs w:val="24"/>
        </w:rPr>
        <w:t xml:space="preserve"> Facturation rapide et efficace : Créez et envoyez des factures professionnelles en quelques minutes. </w:t>
      </w:r>
      <w:r w:rsidRPr="004F0B5A">
        <w:rPr>
          <w:rFonts w:ascii="Times New Roman" w:hAnsi="Times New Roman" w:cs="Times New Roman"/>
          <w:sz w:val="24"/>
          <w:szCs w:val="24"/>
        </w:rPr>
        <w:sym w:font="Symbol" w:char="F03F"/>
      </w:r>
      <w:r w:rsidRPr="004F0B5A">
        <w:rPr>
          <w:rFonts w:ascii="Times New Roman" w:hAnsi="Times New Roman" w:cs="Times New Roman"/>
          <w:sz w:val="24"/>
          <w:szCs w:val="24"/>
        </w:rPr>
        <w:t xml:space="preserve"> Stockage sécurisé : Conservez toutes vos données en toute sécurité grâce à notre système de stockage en ligne. </w:t>
      </w:r>
      <w:r w:rsidRPr="004F0B5A">
        <w:rPr>
          <w:rFonts w:ascii="Times New Roman" w:hAnsi="Times New Roman" w:cs="Times New Roman"/>
          <w:sz w:val="24"/>
          <w:szCs w:val="24"/>
        </w:rPr>
        <w:sym w:font="Symbol" w:char="F03F"/>
      </w:r>
      <w:r w:rsidRPr="004F0B5A">
        <w:rPr>
          <w:rFonts w:ascii="Times New Roman" w:hAnsi="Times New Roman" w:cs="Times New Roman"/>
          <w:sz w:val="24"/>
          <w:szCs w:val="24"/>
        </w:rPr>
        <w:t xml:space="preserve"> Accessibilité : Utilisez l'application où que vous soyez, à tout moment, pour rester connecté à votre activité. N'hésitez pas à explorer toutes les fonctionnalités exceptionnelles qu'Artisan </w:t>
      </w:r>
      <w:proofErr w:type="spellStart"/>
      <w:r w:rsidRPr="004F0B5A">
        <w:rPr>
          <w:rFonts w:ascii="Times New Roman" w:hAnsi="Times New Roman" w:cs="Times New Roman"/>
          <w:sz w:val="24"/>
          <w:szCs w:val="24"/>
        </w:rPr>
        <w:t>Connect</w:t>
      </w:r>
      <w:proofErr w:type="spellEnd"/>
      <w:r w:rsidRPr="004F0B5A">
        <w:rPr>
          <w:rFonts w:ascii="Times New Roman" w:hAnsi="Times New Roman" w:cs="Times New Roman"/>
          <w:sz w:val="24"/>
          <w:szCs w:val="24"/>
        </w:rPr>
        <w:t xml:space="preserve"> a à offrir. Rejoignez-nous dès maintenant et boostez votre activité artisanale ! Cordialement, L'équipe Artisan </w:t>
      </w:r>
      <w:proofErr w:type="spellStart"/>
      <w:r w:rsidRPr="004F0B5A">
        <w:rPr>
          <w:rFonts w:ascii="Times New Roman" w:hAnsi="Times New Roman" w:cs="Times New Roman"/>
          <w:sz w:val="24"/>
          <w:szCs w:val="24"/>
        </w:rPr>
        <w:t>Connect</w:t>
      </w:r>
      <w:proofErr w:type="spellEnd"/>
      <w:r w:rsidRPr="004F0B5A">
        <w:rPr>
          <w:rFonts w:ascii="Times New Roman" w:hAnsi="Times New Roman" w:cs="Times New Roman"/>
          <w:sz w:val="24"/>
          <w:szCs w:val="24"/>
        </w:rPr>
        <w:t xml:space="preserve"> </w:t>
      </w:r>
    </w:p>
    <w:p w14:paraId="2EDCE0AD" w14:textId="2F583362" w:rsidR="004F0B5A" w:rsidRPr="004F0B5A" w:rsidRDefault="004F0B5A" w:rsidP="00584F25">
      <w:pPr>
        <w:spacing w:line="360" w:lineRule="auto"/>
        <w:rPr>
          <w:rFonts w:ascii="Times New Roman" w:hAnsi="Times New Roman" w:cs="Times New Roman"/>
          <w:b/>
          <w:bCs/>
          <w:sz w:val="24"/>
          <w:szCs w:val="24"/>
        </w:rPr>
      </w:pPr>
      <w:r w:rsidRPr="004F0B5A">
        <w:rPr>
          <w:rFonts w:ascii="Times New Roman" w:hAnsi="Times New Roman" w:cs="Times New Roman"/>
          <w:b/>
          <w:bCs/>
          <w:sz w:val="24"/>
          <w:szCs w:val="24"/>
        </w:rPr>
        <w:t>Marketing du contenu</w:t>
      </w:r>
    </w:p>
    <w:p w14:paraId="1C3DF459" w14:textId="2F791C19" w:rsidR="00D745BF" w:rsidRDefault="00FA0B52" w:rsidP="00D745B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4320" behindDoc="1" locked="0" layoutInCell="1" allowOverlap="1" wp14:anchorId="10AF14D2" wp14:editId="57824CB0">
            <wp:simplePos x="0" y="0"/>
            <wp:positionH relativeFrom="column">
              <wp:posOffset>5587365</wp:posOffset>
            </wp:positionH>
            <wp:positionV relativeFrom="paragraph">
              <wp:posOffset>684530</wp:posOffset>
            </wp:positionV>
            <wp:extent cx="2832100" cy="3762375"/>
            <wp:effectExtent l="19050" t="19050" r="25400" b="28575"/>
            <wp:wrapTight wrapText="bothSides">
              <wp:wrapPolygon edited="0">
                <wp:start x="-145" y="-109"/>
                <wp:lineTo x="-145" y="21655"/>
                <wp:lineTo x="21648" y="21655"/>
                <wp:lineTo x="21648" y="-109"/>
                <wp:lineTo x="-145" y="-109"/>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2100" cy="37623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5344" behindDoc="1" locked="0" layoutInCell="1" allowOverlap="1" wp14:anchorId="364DCCCD" wp14:editId="261F2821">
            <wp:simplePos x="0" y="0"/>
            <wp:positionH relativeFrom="column">
              <wp:posOffset>748665</wp:posOffset>
            </wp:positionH>
            <wp:positionV relativeFrom="paragraph">
              <wp:posOffset>875030</wp:posOffset>
            </wp:positionV>
            <wp:extent cx="2711450" cy="3577590"/>
            <wp:effectExtent l="19050" t="19050" r="12700" b="22860"/>
            <wp:wrapTight wrapText="bothSides">
              <wp:wrapPolygon edited="0">
                <wp:start x="-152" y="-115"/>
                <wp:lineTo x="-152" y="21623"/>
                <wp:lineTo x="21549" y="21623"/>
                <wp:lineTo x="21549" y="-115"/>
                <wp:lineTo x="-152" y="-115"/>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a:extLst>
                        <a:ext uri="{28A0092B-C50C-407E-A947-70E740481C1C}">
                          <a14:useLocalDpi xmlns:a14="http://schemas.microsoft.com/office/drawing/2010/main" val="0"/>
                        </a:ext>
                      </a:extLst>
                    </a:blip>
                    <a:stretch>
                      <a:fillRect/>
                    </a:stretch>
                  </pic:blipFill>
                  <pic:spPr>
                    <a:xfrm>
                      <a:off x="0" y="0"/>
                      <a:ext cx="2711450" cy="35775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F0B5A" w:rsidRPr="004F0B5A">
        <w:rPr>
          <w:rFonts w:ascii="Times New Roman" w:hAnsi="Times New Roman" w:cs="Times New Roman"/>
          <w:sz w:val="24"/>
          <w:szCs w:val="24"/>
        </w:rPr>
        <w:t xml:space="preserve">Pour attirer la population et les artisans à s’intéresser à notre application nous avons créé une page Facebook </w:t>
      </w:r>
      <w:del w:id="830" w:author="Dr KROA" w:date="2024-08-10T15:50:00Z">
        <w:r w:rsidR="004F0B5A" w:rsidRPr="004F0B5A" w:rsidDel="009363A9">
          <w:rPr>
            <w:rFonts w:ascii="Times New Roman" w:hAnsi="Times New Roman" w:cs="Times New Roman"/>
            <w:sz w:val="24"/>
            <w:szCs w:val="24"/>
          </w:rPr>
          <w:delText xml:space="preserve">pour l'entreprise 43 </w:delText>
        </w:r>
      </w:del>
      <w:r w:rsidR="004F0B5A" w:rsidRPr="004F0B5A">
        <w:rPr>
          <w:rFonts w:ascii="Times New Roman" w:hAnsi="Times New Roman" w:cs="Times New Roman"/>
          <w:sz w:val="24"/>
          <w:szCs w:val="24"/>
        </w:rPr>
        <w:t>afin de créer de la notoriété et faire la publicité de l’application. Par ailleurs, nous avons publié de</w:t>
      </w:r>
      <w:ins w:id="831" w:author="Dr KROA" w:date="2024-08-10T15:50:00Z">
        <w:r w:rsidR="009363A9">
          <w:rPr>
            <w:rFonts w:ascii="Times New Roman" w:hAnsi="Times New Roman" w:cs="Times New Roman"/>
            <w:sz w:val="24"/>
            <w:szCs w:val="24"/>
          </w:rPr>
          <w:t>s</w:t>
        </w:r>
      </w:ins>
      <w:r w:rsidR="004F0B5A" w:rsidRPr="004F0B5A">
        <w:rPr>
          <w:rFonts w:ascii="Times New Roman" w:hAnsi="Times New Roman" w:cs="Times New Roman"/>
          <w:sz w:val="24"/>
          <w:szCs w:val="24"/>
        </w:rPr>
        <w:t xml:space="preserve"> contenu</w:t>
      </w:r>
      <w:ins w:id="832" w:author="Dr KROA" w:date="2024-08-10T15:51:00Z">
        <w:r w:rsidR="009363A9">
          <w:rPr>
            <w:rFonts w:ascii="Times New Roman" w:hAnsi="Times New Roman" w:cs="Times New Roman"/>
            <w:sz w:val="24"/>
            <w:szCs w:val="24"/>
          </w:rPr>
          <w:t>s</w:t>
        </w:r>
      </w:ins>
      <w:r w:rsidR="004F0B5A" w:rsidRPr="004F0B5A">
        <w:rPr>
          <w:rFonts w:ascii="Times New Roman" w:hAnsi="Times New Roman" w:cs="Times New Roman"/>
          <w:sz w:val="24"/>
          <w:szCs w:val="24"/>
        </w:rPr>
        <w:t xml:space="preserve"> attractif</w:t>
      </w:r>
      <w:ins w:id="833" w:author="Dr KROA" w:date="2024-08-10T15:51:00Z">
        <w:r w:rsidR="009363A9">
          <w:rPr>
            <w:rFonts w:ascii="Times New Roman" w:hAnsi="Times New Roman" w:cs="Times New Roman"/>
            <w:sz w:val="24"/>
            <w:szCs w:val="24"/>
          </w:rPr>
          <w:t>s</w:t>
        </w:r>
      </w:ins>
      <w:r w:rsidR="004F0B5A" w:rsidRPr="004F0B5A">
        <w:rPr>
          <w:rFonts w:ascii="Times New Roman" w:hAnsi="Times New Roman" w:cs="Times New Roman"/>
          <w:sz w:val="24"/>
          <w:szCs w:val="24"/>
        </w:rPr>
        <w:t xml:space="preserve"> : tels que des vidéos, des photos, des affiches, sur les métiers artisanaux. Notre page Facebook a maintenant 9</w:t>
      </w:r>
      <w:r w:rsidR="004F0B5A">
        <w:rPr>
          <w:rFonts w:ascii="Times New Roman" w:hAnsi="Times New Roman" w:cs="Times New Roman"/>
          <w:sz w:val="24"/>
          <w:szCs w:val="24"/>
        </w:rPr>
        <w:t>8</w:t>
      </w:r>
      <w:r w:rsidR="004F0B5A" w:rsidRPr="004F0B5A">
        <w:rPr>
          <w:rFonts w:ascii="Times New Roman" w:hAnsi="Times New Roman" w:cs="Times New Roman"/>
          <w:sz w:val="24"/>
          <w:szCs w:val="24"/>
        </w:rPr>
        <w:t xml:space="preserve"> followers</w:t>
      </w:r>
      <w:r w:rsidR="004F0B5A">
        <w:rPr>
          <w:rFonts w:ascii="Times New Roman" w:hAnsi="Times New Roman" w:cs="Times New Roman"/>
          <w:sz w:val="24"/>
          <w:szCs w:val="24"/>
        </w:rPr>
        <w:t>.</w:t>
      </w:r>
    </w:p>
    <w:p w14:paraId="1C7C2428" w14:textId="62519A2C" w:rsidR="00D745BF" w:rsidRDefault="00D745BF" w:rsidP="00D745BF">
      <w:pPr>
        <w:spacing w:line="360" w:lineRule="auto"/>
        <w:rPr>
          <w:rFonts w:ascii="Times New Roman" w:hAnsi="Times New Roman" w:cs="Times New Roman"/>
          <w:sz w:val="24"/>
          <w:szCs w:val="24"/>
        </w:rPr>
      </w:pPr>
    </w:p>
    <w:p w14:paraId="4910823D" w14:textId="77777777" w:rsidR="006F3CCD" w:rsidRDefault="006F3CCD" w:rsidP="005A7360">
      <w:pPr>
        <w:spacing w:line="360" w:lineRule="auto"/>
        <w:jc w:val="center"/>
        <w:rPr>
          <w:rFonts w:ascii="Times New Roman" w:hAnsi="Times New Roman" w:cs="Times New Roman"/>
          <w:sz w:val="24"/>
          <w:szCs w:val="24"/>
        </w:rPr>
      </w:pPr>
    </w:p>
    <w:p w14:paraId="408BD6BC" w14:textId="77777777" w:rsidR="006F3CCD" w:rsidRDefault="006F3CCD" w:rsidP="005A7360">
      <w:pPr>
        <w:spacing w:line="360" w:lineRule="auto"/>
        <w:jc w:val="center"/>
        <w:rPr>
          <w:rFonts w:ascii="Times New Roman" w:hAnsi="Times New Roman" w:cs="Times New Roman"/>
          <w:sz w:val="24"/>
          <w:szCs w:val="24"/>
        </w:rPr>
      </w:pPr>
    </w:p>
    <w:p w14:paraId="23B7AF1F" w14:textId="77777777" w:rsidR="006F3CCD" w:rsidRDefault="006F3CCD" w:rsidP="005A7360">
      <w:pPr>
        <w:spacing w:line="360" w:lineRule="auto"/>
        <w:jc w:val="center"/>
        <w:rPr>
          <w:rFonts w:ascii="Times New Roman" w:hAnsi="Times New Roman" w:cs="Times New Roman"/>
          <w:sz w:val="24"/>
          <w:szCs w:val="24"/>
        </w:rPr>
      </w:pPr>
    </w:p>
    <w:p w14:paraId="41246774" w14:textId="77777777" w:rsidR="006F3CCD" w:rsidRDefault="006F3CCD" w:rsidP="005A7360">
      <w:pPr>
        <w:spacing w:line="360" w:lineRule="auto"/>
        <w:jc w:val="center"/>
        <w:rPr>
          <w:rFonts w:ascii="Times New Roman" w:hAnsi="Times New Roman" w:cs="Times New Roman"/>
          <w:sz w:val="24"/>
          <w:szCs w:val="24"/>
        </w:rPr>
      </w:pPr>
    </w:p>
    <w:p w14:paraId="52028C2C" w14:textId="77777777" w:rsidR="006F3CCD" w:rsidRDefault="006F3CCD" w:rsidP="005A7360">
      <w:pPr>
        <w:spacing w:line="360" w:lineRule="auto"/>
        <w:jc w:val="center"/>
        <w:rPr>
          <w:rFonts w:ascii="Times New Roman" w:hAnsi="Times New Roman" w:cs="Times New Roman"/>
          <w:sz w:val="24"/>
          <w:szCs w:val="24"/>
        </w:rPr>
      </w:pPr>
    </w:p>
    <w:p w14:paraId="0E1F00AA" w14:textId="77777777" w:rsidR="006F3CCD" w:rsidRDefault="006F3CCD" w:rsidP="005A7360">
      <w:pPr>
        <w:spacing w:line="360" w:lineRule="auto"/>
        <w:jc w:val="center"/>
        <w:rPr>
          <w:rFonts w:ascii="Times New Roman" w:hAnsi="Times New Roman" w:cs="Times New Roman"/>
          <w:sz w:val="24"/>
          <w:szCs w:val="24"/>
        </w:rPr>
      </w:pPr>
    </w:p>
    <w:p w14:paraId="1AC5964F" w14:textId="77777777" w:rsidR="006F3CCD" w:rsidRDefault="006F3CCD" w:rsidP="005A7360">
      <w:pPr>
        <w:spacing w:line="360" w:lineRule="auto"/>
        <w:jc w:val="center"/>
        <w:rPr>
          <w:rFonts w:ascii="Times New Roman" w:hAnsi="Times New Roman" w:cs="Times New Roman"/>
          <w:sz w:val="24"/>
          <w:szCs w:val="24"/>
        </w:rPr>
      </w:pPr>
    </w:p>
    <w:p w14:paraId="69207813" w14:textId="7B30E016" w:rsidR="006F3CCD" w:rsidRDefault="006F3CCD" w:rsidP="005A7360">
      <w:pPr>
        <w:spacing w:line="360" w:lineRule="auto"/>
        <w:jc w:val="center"/>
        <w:rPr>
          <w:rFonts w:ascii="Times New Roman" w:hAnsi="Times New Roman" w:cs="Times New Roman"/>
          <w:sz w:val="24"/>
          <w:szCs w:val="24"/>
        </w:rPr>
      </w:pPr>
    </w:p>
    <w:p w14:paraId="51FCEE90" w14:textId="77777777" w:rsidR="006F3CCD" w:rsidRDefault="006F3CCD" w:rsidP="005A7360">
      <w:pPr>
        <w:spacing w:line="360" w:lineRule="auto"/>
        <w:jc w:val="center"/>
        <w:rPr>
          <w:rFonts w:ascii="Times New Roman" w:hAnsi="Times New Roman" w:cs="Times New Roman"/>
          <w:sz w:val="24"/>
          <w:szCs w:val="24"/>
        </w:rPr>
      </w:pPr>
    </w:p>
    <w:p w14:paraId="3FF9208E" w14:textId="77777777" w:rsidR="006F3CCD" w:rsidRDefault="006F3CCD" w:rsidP="005A7360">
      <w:pPr>
        <w:spacing w:line="360" w:lineRule="auto"/>
        <w:jc w:val="center"/>
        <w:rPr>
          <w:rFonts w:ascii="Times New Roman" w:hAnsi="Times New Roman" w:cs="Times New Roman"/>
          <w:sz w:val="24"/>
          <w:szCs w:val="24"/>
        </w:rPr>
      </w:pPr>
    </w:p>
    <w:p w14:paraId="195B6985" w14:textId="6F58E293" w:rsidR="005A7360" w:rsidRDefault="005A7360" w:rsidP="005A7360">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IV-3-3- </w:t>
      </w:r>
      <w:r>
        <w:rPr>
          <w:rFonts w:ascii="Times New Roman" w:hAnsi="Times New Roman" w:cs="Times New Roman"/>
          <w:b/>
          <w:bCs/>
          <w:sz w:val="24"/>
          <w:szCs w:val="24"/>
        </w:rPr>
        <w:t>Solution communication</w:t>
      </w:r>
    </w:p>
    <w:p w14:paraId="1F13BDBC" w14:textId="71BF01AB" w:rsidR="005A7360" w:rsidRPr="009363A9" w:rsidRDefault="005A7360" w:rsidP="009363A9">
      <w:pPr>
        <w:pStyle w:val="Paragraphedeliste"/>
        <w:numPr>
          <w:ilvl w:val="0"/>
          <w:numId w:val="15"/>
        </w:numPr>
        <w:spacing w:line="360" w:lineRule="auto"/>
        <w:rPr>
          <w:rFonts w:ascii="Times New Roman" w:hAnsi="Times New Roman" w:cs="Times New Roman"/>
          <w:b/>
          <w:bCs/>
          <w:sz w:val="24"/>
          <w:szCs w:val="24"/>
          <w:rPrChange w:id="834" w:author="Dr KROA" w:date="2024-08-10T15:52:00Z">
            <w:rPr/>
          </w:rPrChange>
        </w:rPr>
        <w:pPrChange w:id="835" w:author="Dr KROA" w:date="2024-08-10T15:52:00Z">
          <w:pPr>
            <w:spacing w:line="360" w:lineRule="auto"/>
          </w:pPr>
        </w:pPrChange>
      </w:pPr>
      <w:r w:rsidRPr="009363A9">
        <w:rPr>
          <w:rFonts w:ascii="Times New Roman" w:hAnsi="Times New Roman" w:cs="Times New Roman"/>
          <w:b/>
          <w:bCs/>
          <w:sz w:val="24"/>
          <w:szCs w:val="24"/>
          <w:rPrChange w:id="836" w:author="Dr KROA" w:date="2024-08-10T15:52:00Z">
            <w:rPr/>
          </w:rPrChange>
        </w:rPr>
        <w:t>Maintenance du blog et suivi des différents réseaux</w:t>
      </w:r>
    </w:p>
    <w:p w14:paraId="2B7E2A29" w14:textId="77777777" w:rsidR="005A7360" w:rsidRDefault="005A7360" w:rsidP="009363A9">
      <w:pPr>
        <w:spacing w:line="360" w:lineRule="auto"/>
        <w:jc w:val="both"/>
        <w:rPr>
          <w:rFonts w:ascii="Times New Roman" w:hAnsi="Times New Roman" w:cs="Times New Roman"/>
          <w:sz w:val="24"/>
          <w:szCs w:val="24"/>
        </w:rPr>
        <w:pPrChange w:id="837" w:author="Dr KROA" w:date="2024-08-10T15:52:00Z">
          <w:pPr>
            <w:spacing w:line="360" w:lineRule="auto"/>
          </w:pPr>
        </w:pPrChange>
      </w:pPr>
      <w:r w:rsidRPr="005A7360">
        <w:rPr>
          <w:rFonts w:ascii="Times New Roman" w:hAnsi="Times New Roman" w:cs="Times New Roman"/>
          <w:sz w:val="24"/>
          <w:szCs w:val="24"/>
        </w:rPr>
        <w:lastRenderedPageBreak/>
        <w:t xml:space="preserve">Dans le cadre de la maintenance de notre blog et du suivi de nos réseaux sociaux, nous avons mis en place une stratégie efficace pour assurer une présence en ligne optimale. La maintenance du blog inclut la publication régulière de contenu de qualité, la gestion des commentaires et la mise à jour des informations pour maintenir l'engagement des visiteurs. En ce qui concerne le suivi des réseaux sociaux, nous surveillons l'activité, répondons aux messages et commentaires, analysons les performances et ajustons la stratégie pour maximiser la visibilité et l'interaction avec notre public cible. En combinant une maintenance proactive du blog et une gestion efficace des réseaux sociaux, nous renforçons notre présence en ligne et augmentons notre impact auprès de notre communauté. Pour cela, nous avons créé une chaîne WhatsApp pour l'application Artisan </w:t>
      </w:r>
      <w:proofErr w:type="spellStart"/>
      <w:r w:rsidRPr="005A7360">
        <w:rPr>
          <w:rFonts w:ascii="Times New Roman" w:hAnsi="Times New Roman" w:cs="Times New Roman"/>
          <w:sz w:val="24"/>
          <w:szCs w:val="24"/>
        </w:rPr>
        <w:t>Connect</w:t>
      </w:r>
      <w:proofErr w:type="spellEnd"/>
      <w:r w:rsidRPr="005A7360">
        <w:rPr>
          <w:rFonts w:ascii="Times New Roman" w:hAnsi="Times New Roman" w:cs="Times New Roman"/>
          <w:sz w:val="24"/>
          <w:szCs w:val="24"/>
        </w:rPr>
        <w:t xml:space="preserve">, offrant un moyen efficace de communication avec les artisans, partageant les dernières fonctionnalités et opportunités pour renforcer leur visibilité et rentabilité. </w:t>
      </w:r>
    </w:p>
    <w:p w14:paraId="21D8619D" w14:textId="77777777" w:rsidR="00B36A9E" w:rsidRPr="00B36A9E" w:rsidRDefault="005A7360" w:rsidP="005A7360">
      <w:pPr>
        <w:spacing w:line="360" w:lineRule="auto"/>
        <w:rPr>
          <w:rFonts w:ascii="Times New Roman" w:hAnsi="Times New Roman" w:cs="Times New Roman"/>
          <w:b/>
          <w:bCs/>
          <w:sz w:val="24"/>
          <w:szCs w:val="24"/>
        </w:rPr>
      </w:pPr>
      <w:r w:rsidRPr="00B36A9E">
        <w:rPr>
          <w:rFonts w:ascii="Times New Roman" w:hAnsi="Times New Roman" w:cs="Times New Roman"/>
          <w:b/>
          <w:bCs/>
          <w:sz w:val="24"/>
          <w:szCs w:val="24"/>
        </w:rPr>
        <w:sym w:font="Symbol" w:char="F076"/>
      </w:r>
      <w:r w:rsidRPr="00B36A9E">
        <w:rPr>
          <w:rFonts w:ascii="Times New Roman" w:hAnsi="Times New Roman" w:cs="Times New Roman"/>
          <w:b/>
          <w:bCs/>
          <w:sz w:val="24"/>
          <w:szCs w:val="24"/>
        </w:rPr>
        <w:t xml:space="preserve"> Le blog : </w:t>
      </w:r>
    </w:p>
    <w:p w14:paraId="0E85734B" w14:textId="77777777" w:rsidR="00B36A9E" w:rsidRDefault="005A7360" w:rsidP="005A7360">
      <w:pPr>
        <w:spacing w:line="360" w:lineRule="auto"/>
        <w:rPr>
          <w:rFonts w:ascii="Times New Roman" w:hAnsi="Times New Roman" w:cs="Times New Roman"/>
          <w:sz w:val="24"/>
          <w:szCs w:val="24"/>
        </w:rPr>
      </w:pPr>
      <w:r w:rsidRPr="00B36A9E">
        <w:rPr>
          <w:rFonts w:ascii="Times New Roman" w:hAnsi="Times New Roman" w:cs="Times New Roman"/>
          <w:b/>
          <w:bCs/>
          <w:sz w:val="24"/>
          <w:szCs w:val="24"/>
        </w:rPr>
        <w:t>a. Tutoriels et Guides :</w:t>
      </w:r>
      <w:r w:rsidRPr="005A7360">
        <w:rPr>
          <w:rFonts w:ascii="Times New Roman" w:hAnsi="Times New Roman" w:cs="Times New Roman"/>
          <w:sz w:val="24"/>
          <w:szCs w:val="24"/>
        </w:rPr>
        <w:t xml:space="preserve"> Nous partagerons des tutoriels étape par étape sur l'utilisation de l'application Artisan </w:t>
      </w:r>
      <w:proofErr w:type="spellStart"/>
      <w:r w:rsidRPr="005A7360">
        <w:rPr>
          <w:rFonts w:ascii="Times New Roman" w:hAnsi="Times New Roman" w:cs="Times New Roman"/>
          <w:sz w:val="24"/>
          <w:szCs w:val="24"/>
        </w:rPr>
        <w:t>Connect</w:t>
      </w:r>
      <w:proofErr w:type="spellEnd"/>
      <w:r w:rsidRPr="005A7360">
        <w:rPr>
          <w:rFonts w:ascii="Times New Roman" w:hAnsi="Times New Roman" w:cs="Times New Roman"/>
          <w:sz w:val="24"/>
          <w:szCs w:val="24"/>
        </w:rPr>
        <w:t xml:space="preserve">, des guides pratiques pour optimiser leur présence en ligne, ou des conseils pour améliorer leurs services. </w:t>
      </w:r>
    </w:p>
    <w:p w14:paraId="3A2EC59F" w14:textId="70308D4E" w:rsidR="00B36A9E" w:rsidRDefault="005A7360" w:rsidP="005A7360">
      <w:pPr>
        <w:spacing w:line="360" w:lineRule="auto"/>
        <w:rPr>
          <w:rFonts w:ascii="Times New Roman" w:hAnsi="Times New Roman" w:cs="Times New Roman"/>
          <w:sz w:val="24"/>
          <w:szCs w:val="24"/>
        </w:rPr>
      </w:pPr>
      <w:r w:rsidRPr="00B36A9E">
        <w:rPr>
          <w:rFonts w:ascii="Times New Roman" w:hAnsi="Times New Roman" w:cs="Times New Roman"/>
          <w:b/>
          <w:bCs/>
          <w:sz w:val="24"/>
          <w:szCs w:val="24"/>
        </w:rPr>
        <w:t xml:space="preserve">b. Témoignages et </w:t>
      </w:r>
      <w:del w:id="838" w:author="Dr KROA" w:date="2024-08-10T15:57:00Z">
        <w:r w:rsidRPr="00B36A9E" w:rsidDel="006541A2">
          <w:rPr>
            <w:rFonts w:ascii="Times New Roman" w:hAnsi="Times New Roman" w:cs="Times New Roman"/>
            <w:b/>
            <w:bCs/>
            <w:sz w:val="24"/>
            <w:szCs w:val="24"/>
          </w:rPr>
          <w:delText>Success</w:delText>
        </w:r>
      </w:del>
      <w:ins w:id="839" w:author="Dr KROA" w:date="2024-08-10T15:57:00Z">
        <w:r w:rsidR="006541A2" w:rsidRPr="00B36A9E">
          <w:rPr>
            <w:rFonts w:ascii="Times New Roman" w:hAnsi="Times New Roman" w:cs="Times New Roman"/>
            <w:b/>
            <w:bCs/>
            <w:sz w:val="24"/>
            <w:szCs w:val="24"/>
          </w:rPr>
          <w:t>Succès</w:t>
        </w:r>
      </w:ins>
      <w:r w:rsidRPr="00B36A9E">
        <w:rPr>
          <w:rFonts w:ascii="Times New Roman" w:hAnsi="Times New Roman" w:cs="Times New Roman"/>
          <w:b/>
          <w:bCs/>
          <w:sz w:val="24"/>
          <w:szCs w:val="24"/>
        </w:rPr>
        <w:t xml:space="preserve"> Stories :</w:t>
      </w:r>
      <w:r w:rsidRPr="005A7360">
        <w:rPr>
          <w:rFonts w:ascii="Times New Roman" w:hAnsi="Times New Roman" w:cs="Times New Roman"/>
          <w:sz w:val="24"/>
          <w:szCs w:val="24"/>
        </w:rPr>
        <w:t xml:space="preserve"> Nous mettrons en avant les témoignages d'artisans qui ont bénéficié de l'application, partagerons leurs succès et</w:t>
      </w:r>
      <w:ins w:id="840" w:author="Dr KROA" w:date="2024-08-10T15:58:00Z">
        <w:r w:rsidR="006541A2">
          <w:rPr>
            <w:rFonts w:ascii="Times New Roman" w:hAnsi="Times New Roman" w:cs="Times New Roman"/>
            <w:sz w:val="24"/>
            <w:szCs w:val="24"/>
          </w:rPr>
          <w:t xml:space="preserve"> les moyens par lesquels</w:t>
        </w:r>
      </w:ins>
      <w:r w:rsidRPr="005A7360">
        <w:rPr>
          <w:rFonts w:ascii="Times New Roman" w:hAnsi="Times New Roman" w:cs="Times New Roman"/>
          <w:sz w:val="24"/>
          <w:szCs w:val="24"/>
        </w:rPr>
        <w:t xml:space="preserve"> </w:t>
      </w:r>
      <w:del w:id="841" w:author="Dr KROA" w:date="2024-08-10T15:58:00Z">
        <w:r w:rsidRPr="005A7360" w:rsidDel="006541A2">
          <w:rPr>
            <w:rFonts w:ascii="Times New Roman" w:hAnsi="Times New Roman" w:cs="Times New Roman"/>
            <w:sz w:val="24"/>
            <w:szCs w:val="24"/>
          </w:rPr>
          <w:delText>comment</w:delText>
        </w:r>
      </w:del>
      <w:r w:rsidRPr="005A7360">
        <w:rPr>
          <w:rFonts w:ascii="Times New Roman" w:hAnsi="Times New Roman" w:cs="Times New Roman"/>
          <w:sz w:val="24"/>
          <w:szCs w:val="24"/>
        </w:rPr>
        <w:t xml:space="preserve"> ils ont amélioré leur</w:t>
      </w:r>
      <w:ins w:id="842" w:author="Dr KROA" w:date="2024-08-10T15:58:00Z">
        <w:r w:rsidR="006541A2">
          <w:rPr>
            <w:rFonts w:ascii="Times New Roman" w:hAnsi="Times New Roman" w:cs="Times New Roman"/>
            <w:sz w:val="24"/>
            <w:szCs w:val="24"/>
          </w:rPr>
          <w:t>s</w:t>
        </w:r>
      </w:ins>
      <w:r w:rsidRPr="005A7360">
        <w:rPr>
          <w:rFonts w:ascii="Times New Roman" w:hAnsi="Times New Roman" w:cs="Times New Roman"/>
          <w:sz w:val="24"/>
          <w:szCs w:val="24"/>
        </w:rPr>
        <w:t xml:space="preserve"> activité</w:t>
      </w:r>
      <w:ins w:id="843" w:author="Dr KROA" w:date="2024-08-10T15:58:00Z">
        <w:r w:rsidR="006541A2">
          <w:rPr>
            <w:rFonts w:ascii="Times New Roman" w:hAnsi="Times New Roman" w:cs="Times New Roman"/>
            <w:sz w:val="24"/>
            <w:szCs w:val="24"/>
          </w:rPr>
          <w:t>s</w:t>
        </w:r>
      </w:ins>
      <w:r w:rsidRPr="005A7360">
        <w:rPr>
          <w:rFonts w:ascii="Times New Roman" w:hAnsi="Times New Roman" w:cs="Times New Roman"/>
          <w:sz w:val="24"/>
          <w:szCs w:val="24"/>
        </w:rPr>
        <w:t xml:space="preserve"> grâce à Artisan </w:t>
      </w:r>
      <w:proofErr w:type="spellStart"/>
      <w:r w:rsidRPr="005A7360">
        <w:rPr>
          <w:rFonts w:ascii="Times New Roman" w:hAnsi="Times New Roman" w:cs="Times New Roman"/>
          <w:sz w:val="24"/>
          <w:szCs w:val="24"/>
        </w:rPr>
        <w:t>Connect</w:t>
      </w:r>
      <w:proofErr w:type="spellEnd"/>
      <w:r w:rsidRPr="005A7360">
        <w:rPr>
          <w:rFonts w:ascii="Times New Roman" w:hAnsi="Times New Roman" w:cs="Times New Roman"/>
          <w:sz w:val="24"/>
          <w:szCs w:val="24"/>
        </w:rPr>
        <w:t xml:space="preserve">. </w:t>
      </w:r>
    </w:p>
    <w:p w14:paraId="1900FA9F" w14:textId="3912B318" w:rsidR="00B36A9E" w:rsidRDefault="005A7360" w:rsidP="005A7360">
      <w:pPr>
        <w:spacing w:line="360" w:lineRule="auto"/>
        <w:rPr>
          <w:rFonts w:ascii="Times New Roman" w:hAnsi="Times New Roman" w:cs="Times New Roman"/>
          <w:sz w:val="24"/>
          <w:szCs w:val="24"/>
        </w:rPr>
      </w:pPr>
      <w:r w:rsidRPr="00B36A9E">
        <w:rPr>
          <w:rFonts w:ascii="Times New Roman" w:hAnsi="Times New Roman" w:cs="Times New Roman"/>
          <w:b/>
          <w:bCs/>
          <w:sz w:val="24"/>
          <w:szCs w:val="24"/>
        </w:rPr>
        <w:t xml:space="preserve">c. Actualités et Mises à Jour : </w:t>
      </w:r>
      <w:r w:rsidRPr="005A7360">
        <w:rPr>
          <w:rFonts w:ascii="Times New Roman" w:hAnsi="Times New Roman" w:cs="Times New Roman"/>
          <w:sz w:val="24"/>
          <w:szCs w:val="24"/>
        </w:rPr>
        <w:t>Nous inform</w:t>
      </w:r>
      <w:del w:id="844" w:author="Dr KROA" w:date="2024-08-10T15:59:00Z">
        <w:r w:rsidRPr="005A7360" w:rsidDel="006541A2">
          <w:rPr>
            <w:rFonts w:ascii="Times New Roman" w:hAnsi="Times New Roman" w:cs="Times New Roman"/>
            <w:sz w:val="24"/>
            <w:szCs w:val="24"/>
          </w:rPr>
          <w:delText>er</w:delText>
        </w:r>
      </w:del>
      <w:r w:rsidRPr="005A7360">
        <w:rPr>
          <w:rFonts w:ascii="Times New Roman" w:hAnsi="Times New Roman" w:cs="Times New Roman"/>
          <w:sz w:val="24"/>
          <w:szCs w:val="24"/>
        </w:rPr>
        <w:t>ons les artisans des dernières fonctionnalités, mises à jour et événements liés à l'application. Et les tien</w:t>
      </w:r>
      <w:ins w:id="845" w:author="Dr KROA" w:date="2024-08-10T15:59:00Z">
        <w:r w:rsidR="006541A2">
          <w:rPr>
            <w:rFonts w:ascii="Times New Roman" w:hAnsi="Times New Roman" w:cs="Times New Roman"/>
            <w:sz w:val="24"/>
            <w:szCs w:val="24"/>
          </w:rPr>
          <w:t xml:space="preserve">nent </w:t>
        </w:r>
      </w:ins>
      <w:del w:id="846" w:author="Dr KROA" w:date="2024-08-10T15:59:00Z">
        <w:r w:rsidRPr="005A7360" w:rsidDel="006541A2">
          <w:rPr>
            <w:rFonts w:ascii="Times New Roman" w:hAnsi="Times New Roman" w:cs="Times New Roman"/>
            <w:sz w:val="24"/>
            <w:szCs w:val="24"/>
          </w:rPr>
          <w:delText xml:space="preserve">drons </w:delText>
        </w:r>
      </w:del>
      <w:r w:rsidRPr="005A7360">
        <w:rPr>
          <w:rFonts w:ascii="Times New Roman" w:hAnsi="Times New Roman" w:cs="Times New Roman"/>
          <w:sz w:val="24"/>
          <w:szCs w:val="24"/>
        </w:rPr>
        <w:t xml:space="preserve">au courant des nouveautés et des opportunités offertes par Artisans </w:t>
      </w:r>
      <w:proofErr w:type="spellStart"/>
      <w:r w:rsidRPr="005A7360">
        <w:rPr>
          <w:rFonts w:ascii="Times New Roman" w:hAnsi="Times New Roman" w:cs="Times New Roman"/>
          <w:sz w:val="24"/>
          <w:szCs w:val="24"/>
        </w:rPr>
        <w:t>Connect</w:t>
      </w:r>
      <w:proofErr w:type="spellEnd"/>
      <w:r w:rsidRPr="005A7360">
        <w:rPr>
          <w:rFonts w:ascii="Times New Roman" w:hAnsi="Times New Roman" w:cs="Times New Roman"/>
          <w:sz w:val="24"/>
          <w:szCs w:val="24"/>
        </w:rPr>
        <w:t xml:space="preserve">. </w:t>
      </w:r>
    </w:p>
    <w:p w14:paraId="46568788" w14:textId="1841A922" w:rsidR="005A7360" w:rsidRDefault="005A7360" w:rsidP="005A7360">
      <w:pPr>
        <w:spacing w:line="360" w:lineRule="auto"/>
        <w:rPr>
          <w:rFonts w:ascii="Times New Roman" w:hAnsi="Times New Roman" w:cs="Times New Roman"/>
          <w:sz w:val="24"/>
          <w:szCs w:val="24"/>
        </w:rPr>
      </w:pPr>
      <w:r w:rsidRPr="00B36A9E">
        <w:rPr>
          <w:rFonts w:ascii="Times New Roman" w:hAnsi="Times New Roman" w:cs="Times New Roman"/>
          <w:b/>
          <w:bCs/>
          <w:sz w:val="24"/>
          <w:szCs w:val="24"/>
        </w:rPr>
        <w:t>d. Conseils et Bonnes Pratiques :</w:t>
      </w:r>
      <w:r w:rsidRPr="005A7360">
        <w:rPr>
          <w:rFonts w:ascii="Times New Roman" w:hAnsi="Times New Roman" w:cs="Times New Roman"/>
          <w:sz w:val="24"/>
          <w:szCs w:val="24"/>
        </w:rPr>
        <w:t xml:space="preserve"> Nous fourni</w:t>
      </w:r>
      <w:ins w:id="847" w:author="Dr KROA" w:date="2024-08-10T16:00:00Z">
        <w:r w:rsidR="006541A2">
          <w:rPr>
            <w:rFonts w:ascii="Times New Roman" w:hAnsi="Times New Roman" w:cs="Times New Roman"/>
            <w:sz w:val="24"/>
            <w:szCs w:val="24"/>
          </w:rPr>
          <w:t>s</w:t>
        </w:r>
      </w:ins>
      <w:ins w:id="848" w:author="Dr KROA" w:date="2024-08-10T16:01:00Z">
        <w:r w:rsidR="006541A2">
          <w:rPr>
            <w:rFonts w:ascii="Times New Roman" w:hAnsi="Times New Roman" w:cs="Times New Roman"/>
            <w:sz w:val="24"/>
            <w:szCs w:val="24"/>
          </w:rPr>
          <w:t xml:space="preserve">sons </w:t>
        </w:r>
      </w:ins>
      <w:del w:id="849" w:author="Dr KROA" w:date="2024-08-10T16:01:00Z">
        <w:r w:rsidRPr="005A7360" w:rsidDel="006541A2">
          <w:rPr>
            <w:rFonts w:ascii="Times New Roman" w:hAnsi="Times New Roman" w:cs="Times New Roman"/>
            <w:sz w:val="24"/>
            <w:szCs w:val="24"/>
          </w:rPr>
          <w:delText>rons</w:delText>
        </w:r>
      </w:del>
      <w:r w:rsidRPr="005A7360">
        <w:rPr>
          <w:rFonts w:ascii="Times New Roman" w:hAnsi="Times New Roman" w:cs="Times New Roman"/>
          <w:sz w:val="24"/>
          <w:szCs w:val="24"/>
        </w:rPr>
        <w:t xml:space="preserve"> des conseils pratiques pour aider les artisans à développer leur</w:t>
      </w:r>
      <w:ins w:id="850" w:author="Dr KROA" w:date="2024-08-10T16:01:00Z">
        <w:r w:rsidR="006541A2">
          <w:rPr>
            <w:rFonts w:ascii="Times New Roman" w:hAnsi="Times New Roman" w:cs="Times New Roman"/>
            <w:sz w:val="24"/>
            <w:szCs w:val="24"/>
          </w:rPr>
          <w:t>s</w:t>
        </w:r>
      </w:ins>
      <w:r w:rsidRPr="005A7360">
        <w:rPr>
          <w:rFonts w:ascii="Times New Roman" w:hAnsi="Times New Roman" w:cs="Times New Roman"/>
          <w:sz w:val="24"/>
          <w:szCs w:val="24"/>
        </w:rPr>
        <w:t xml:space="preserve"> activité</w:t>
      </w:r>
      <w:ins w:id="851" w:author="Dr KROA" w:date="2024-08-10T16:01:00Z">
        <w:r w:rsidR="006541A2">
          <w:rPr>
            <w:rFonts w:ascii="Times New Roman" w:hAnsi="Times New Roman" w:cs="Times New Roman"/>
            <w:sz w:val="24"/>
            <w:szCs w:val="24"/>
          </w:rPr>
          <w:t>s</w:t>
        </w:r>
      </w:ins>
      <w:r w:rsidRPr="005A7360">
        <w:rPr>
          <w:rFonts w:ascii="Times New Roman" w:hAnsi="Times New Roman" w:cs="Times New Roman"/>
          <w:sz w:val="24"/>
          <w:szCs w:val="24"/>
        </w:rPr>
        <w:t>, à mieux gérer leur présence en ligne, ou à optimiser leur</w:t>
      </w:r>
      <w:ins w:id="852" w:author="Dr KROA" w:date="2024-08-10T16:01:00Z">
        <w:r w:rsidR="006541A2">
          <w:rPr>
            <w:rFonts w:ascii="Times New Roman" w:hAnsi="Times New Roman" w:cs="Times New Roman"/>
            <w:sz w:val="24"/>
            <w:szCs w:val="24"/>
          </w:rPr>
          <w:t>s</w:t>
        </w:r>
      </w:ins>
      <w:r w:rsidRPr="005A7360">
        <w:rPr>
          <w:rFonts w:ascii="Times New Roman" w:hAnsi="Times New Roman" w:cs="Times New Roman"/>
          <w:sz w:val="24"/>
          <w:szCs w:val="24"/>
        </w:rPr>
        <w:t xml:space="preserve"> utilisation</w:t>
      </w:r>
      <w:ins w:id="853" w:author="Dr KROA" w:date="2024-08-10T16:01:00Z">
        <w:r w:rsidR="006541A2">
          <w:rPr>
            <w:rFonts w:ascii="Times New Roman" w:hAnsi="Times New Roman" w:cs="Times New Roman"/>
            <w:sz w:val="24"/>
            <w:szCs w:val="24"/>
          </w:rPr>
          <w:t>s</w:t>
        </w:r>
      </w:ins>
      <w:r w:rsidRPr="005A7360">
        <w:rPr>
          <w:rFonts w:ascii="Times New Roman" w:hAnsi="Times New Roman" w:cs="Times New Roman"/>
          <w:sz w:val="24"/>
          <w:szCs w:val="24"/>
        </w:rPr>
        <w:t xml:space="preserve"> de l'application.</w:t>
      </w:r>
    </w:p>
    <w:p w14:paraId="18B12F48" w14:textId="7F845138" w:rsidR="00FA0B52" w:rsidRDefault="00FA0B52" w:rsidP="00B36A9E">
      <w:pPr>
        <w:spacing w:line="360" w:lineRule="auto"/>
        <w:rPr>
          <w:rFonts w:ascii="Times New Roman" w:hAnsi="Times New Roman" w:cs="Times New Roman"/>
          <w:sz w:val="24"/>
          <w:szCs w:val="24"/>
        </w:rPr>
      </w:pPr>
    </w:p>
    <w:p w14:paraId="3351656C" w14:textId="122CCEC7" w:rsidR="00FA0B52" w:rsidRDefault="00FA0B52" w:rsidP="00B36A9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1" locked="0" layoutInCell="1" allowOverlap="1" wp14:anchorId="7E294E00" wp14:editId="3AEC8B7E">
            <wp:simplePos x="0" y="0"/>
            <wp:positionH relativeFrom="column">
              <wp:posOffset>5784215</wp:posOffset>
            </wp:positionH>
            <wp:positionV relativeFrom="paragraph">
              <wp:posOffset>5080</wp:posOffset>
            </wp:positionV>
            <wp:extent cx="3395345" cy="5378450"/>
            <wp:effectExtent l="19050" t="19050" r="14605" b="12700"/>
            <wp:wrapTight wrapText="bothSides">
              <wp:wrapPolygon edited="0">
                <wp:start x="-121" y="-77"/>
                <wp:lineTo x="-121" y="21574"/>
                <wp:lineTo x="21572" y="21574"/>
                <wp:lineTo x="21572" y="-77"/>
                <wp:lineTo x="-121" y="-77"/>
              </wp:wrapPolygon>
            </wp:wrapTight>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39">
                      <a:extLst>
                        <a:ext uri="{28A0092B-C50C-407E-A947-70E740481C1C}">
                          <a14:useLocalDpi xmlns:a14="http://schemas.microsoft.com/office/drawing/2010/main" val="0"/>
                        </a:ext>
                      </a:extLst>
                    </a:blip>
                    <a:stretch>
                      <a:fillRect/>
                    </a:stretch>
                  </pic:blipFill>
                  <pic:spPr>
                    <a:xfrm>
                      <a:off x="0" y="0"/>
                      <a:ext cx="3395345" cy="53784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9920" behindDoc="1" locked="0" layoutInCell="1" allowOverlap="1" wp14:anchorId="6B7A889C" wp14:editId="7213B48B">
            <wp:simplePos x="0" y="0"/>
            <wp:positionH relativeFrom="column">
              <wp:posOffset>278765</wp:posOffset>
            </wp:positionH>
            <wp:positionV relativeFrom="paragraph">
              <wp:posOffset>30480</wp:posOffset>
            </wp:positionV>
            <wp:extent cx="4013200" cy="5334000"/>
            <wp:effectExtent l="19050" t="19050" r="25400" b="19050"/>
            <wp:wrapTight wrapText="bothSides">
              <wp:wrapPolygon edited="0">
                <wp:start x="-103" y="-77"/>
                <wp:lineTo x="-103" y="21600"/>
                <wp:lineTo x="21634" y="21600"/>
                <wp:lineTo x="21634" y="-77"/>
                <wp:lineTo x="-103" y="-77"/>
              </wp:wrapPolygon>
            </wp:wrapTight>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40">
                      <a:extLst>
                        <a:ext uri="{28A0092B-C50C-407E-A947-70E740481C1C}">
                          <a14:useLocalDpi xmlns:a14="http://schemas.microsoft.com/office/drawing/2010/main" val="0"/>
                        </a:ext>
                      </a:extLst>
                    </a:blip>
                    <a:stretch>
                      <a:fillRect/>
                    </a:stretch>
                  </pic:blipFill>
                  <pic:spPr>
                    <a:xfrm>
                      <a:off x="0" y="0"/>
                      <a:ext cx="4013200" cy="53340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E0723A1" w14:textId="77777777" w:rsidR="00FA0B52" w:rsidRDefault="00FA0B52" w:rsidP="00B36A9E">
      <w:pPr>
        <w:spacing w:line="360" w:lineRule="auto"/>
        <w:rPr>
          <w:rFonts w:ascii="Times New Roman" w:hAnsi="Times New Roman" w:cs="Times New Roman"/>
          <w:sz w:val="24"/>
          <w:szCs w:val="24"/>
        </w:rPr>
      </w:pPr>
    </w:p>
    <w:p w14:paraId="5EDF1F95" w14:textId="77777777" w:rsidR="00FA0B52" w:rsidRDefault="00FA0B52" w:rsidP="00B36A9E">
      <w:pPr>
        <w:spacing w:line="360" w:lineRule="auto"/>
        <w:rPr>
          <w:rFonts w:ascii="Times New Roman" w:hAnsi="Times New Roman" w:cs="Times New Roman"/>
          <w:b/>
          <w:bCs/>
          <w:sz w:val="24"/>
          <w:szCs w:val="24"/>
        </w:rPr>
      </w:pPr>
    </w:p>
    <w:p w14:paraId="0B68815A" w14:textId="77777777" w:rsidR="00FA0B52" w:rsidRDefault="00FA0B52" w:rsidP="00B36A9E">
      <w:pPr>
        <w:spacing w:line="360" w:lineRule="auto"/>
        <w:rPr>
          <w:rFonts w:ascii="Times New Roman" w:hAnsi="Times New Roman" w:cs="Times New Roman"/>
          <w:b/>
          <w:bCs/>
          <w:sz w:val="24"/>
          <w:szCs w:val="24"/>
        </w:rPr>
      </w:pPr>
    </w:p>
    <w:p w14:paraId="3096F2F4" w14:textId="77777777" w:rsidR="00FA0B52" w:rsidRDefault="00FA0B52" w:rsidP="00B36A9E">
      <w:pPr>
        <w:spacing w:line="360" w:lineRule="auto"/>
        <w:rPr>
          <w:rFonts w:ascii="Times New Roman" w:hAnsi="Times New Roman" w:cs="Times New Roman"/>
          <w:b/>
          <w:bCs/>
          <w:sz w:val="24"/>
          <w:szCs w:val="24"/>
        </w:rPr>
      </w:pPr>
    </w:p>
    <w:p w14:paraId="743F63E8" w14:textId="77777777" w:rsidR="00FA0B52" w:rsidRDefault="00FA0B52" w:rsidP="00B36A9E">
      <w:pPr>
        <w:spacing w:line="360" w:lineRule="auto"/>
        <w:rPr>
          <w:rFonts w:ascii="Times New Roman" w:hAnsi="Times New Roman" w:cs="Times New Roman"/>
          <w:b/>
          <w:bCs/>
          <w:sz w:val="24"/>
          <w:szCs w:val="24"/>
        </w:rPr>
      </w:pPr>
    </w:p>
    <w:p w14:paraId="0292889B" w14:textId="77777777" w:rsidR="00FA0B52" w:rsidRDefault="00FA0B52" w:rsidP="00B36A9E">
      <w:pPr>
        <w:spacing w:line="360" w:lineRule="auto"/>
        <w:rPr>
          <w:rFonts w:ascii="Times New Roman" w:hAnsi="Times New Roman" w:cs="Times New Roman"/>
          <w:b/>
          <w:bCs/>
          <w:sz w:val="24"/>
          <w:szCs w:val="24"/>
        </w:rPr>
      </w:pPr>
    </w:p>
    <w:p w14:paraId="79142398" w14:textId="77777777" w:rsidR="00FA0B52" w:rsidRDefault="00FA0B52" w:rsidP="00B36A9E">
      <w:pPr>
        <w:spacing w:line="360" w:lineRule="auto"/>
        <w:rPr>
          <w:rFonts w:ascii="Times New Roman" w:hAnsi="Times New Roman" w:cs="Times New Roman"/>
          <w:b/>
          <w:bCs/>
          <w:sz w:val="24"/>
          <w:szCs w:val="24"/>
        </w:rPr>
      </w:pPr>
    </w:p>
    <w:p w14:paraId="519A8F00" w14:textId="77777777" w:rsidR="00FA0B52" w:rsidRDefault="00FA0B52" w:rsidP="00B36A9E">
      <w:pPr>
        <w:spacing w:line="360" w:lineRule="auto"/>
        <w:rPr>
          <w:rFonts w:ascii="Times New Roman" w:hAnsi="Times New Roman" w:cs="Times New Roman"/>
          <w:b/>
          <w:bCs/>
          <w:sz w:val="24"/>
          <w:szCs w:val="24"/>
        </w:rPr>
      </w:pPr>
    </w:p>
    <w:p w14:paraId="35011108" w14:textId="77777777" w:rsidR="00FA0B52" w:rsidRDefault="00FA0B52" w:rsidP="00B36A9E">
      <w:pPr>
        <w:spacing w:line="360" w:lineRule="auto"/>
        <w:rPr>
          <w:rFonts w:ascii="Times New Roman" w:hAnsi="Times New Roman" w:cs="Times New Roman"/>
          <w:b/>
          <w:bCs/>
          <w:sz w:val="24"/>
          <w:szCs w:val="24"/>
        </w:rPr>
      </w:pPr>
    </w:p>
    <w:p w14:paraId="179AF229" w14:textId="77777777" w:rsidR="00FA0B52" w:rsidRDefault="00FA0B52" w:rsidP="00B36A9E">
      <w:pPr>
        <w:spacing w:line="360" w:lineRule="auto"/>
        <w:rPr>
          <w:rFonts w:ascii="Times New Roman" w:hAnsi="Times New Roman" w:cs="Times New Roman"/>
          <w:b/>
          <w:bCs/>
          <w:sz w:val="24"/>
          <w:szCs w:val="24"/>
        </w:rPr>
      </w:pPr>
    </w:p>
    <w:p w14:paraId="3BE4BF30" w14:textId="77777777" w:rsidR="00FA0B52" w:rsidRDefault="00FA0B52" w:rsidP="00B36A9E">
      <w:pPr>
        <w:spacing w:line="360" w:lineRule="auto"/>
        <w:rPr>
          <w:rFonts w:ascii="Times New Roman" w:hAnsi="Times New Roman" w:cs="Times New Roman"/>
          <w:b/>
          <w:bCs/>
          <w:sz w:val="24"/>
          <w:szCs w:val="24"/>
        </w:rPr>
      </w:pPr>
    </w:p>
    <w:p w14:paraId="533F8FBB" w14:textId="77777777" w:rsidR="00FA0B52" w:rsidRDefault="00FA0B52" w:rsidP="00B36A9E">
      <w:pPr>
        <w:spacing w:line="360" w:lineRule="auto"/>
        <w:rPr>
          <w:rFonts w:ascii="Times New Roman" w:hAnsi="Times New Roman" w:cs="Times New Roman"/>
          <w:b/>
          <w:bCs/>
          <w:sz w:val="24"/>
          <w:szCs w:val="24"/>
        </w:rPr>
      </w:pPr>
    </w:p>
    <w:p w14:paraId="07A8844D" w14:textId="77777777" w:rsidR="00FA0B52" w:rsidRDefault="00FA0B52" w:rsidP="00B36A9E">
      <w:pPr>
        <w:spacing w:line="360" w:lineRule="auto"/>
        <w:rPr>
          <w:rFonts w:ascii="Times New Roman" w:hAnsi="Times New Roman" w:cs="Times New Roman"/>
          <w:b/>
          <w:bCs/>
          <w:sz w:val="24"/>
          <w:szCs w:val="24"/>
        </w:rPr>
      </w:pPr>
    </w:p>
    <w:p w14:paraId="72CC90D2" w14:textId="77777777" w:rsidR="00FA0B52" w:rsidRDefault="00FA0B52" w:rsidP="00B36A9E">
      <w:pPr>
        <w:spacing w:line="360" w:lineRule="auto"/>
        <w:rPr>
          <w:rFonts w:ascii="Times New Roman" w:hAnsi="Times New Roman" w:cs="Times New Roman"/>
          <w:b/>
          <w:bCs/>
          <w:sz w:val="24"/>
          <w:szCs w:val="24"/>
        </w:rPr>
      </w:pPr>
    </w:p>
    <w:p w14:paraId="2A8ED7C5" w14:textId="1F029BCA" w:rsidR="00FA0B52" w:rsidRPr="00FA0B52" w:rsidRDefault="00FA0B52" w:rsidP="00FA0B52">
      <w:pPr>
        <w:tabs>
          <w:tab w:val="left" w:pos="1100"/>
          <w:tab w:val="left" w:pos="9860"/>
        </w:tabs>
        <w:spacing w:line="360" w:lineRule="auto"/>
        <w:rPr>
          <w:rFonts w:ascii="Times New Roman" w:hAnsi="Times New Roman" w:cs="Times New Roman"/>
          <w:sz w:val="24"/>
          <w:szCs w:val="24"/>
        </w:rPr>
      </w:pPr>
      <w:r w:rsidRPr="00FA0B52">
        <w:rPr>
          <w:rFonts w:ascii="Times New Roman" w:hAnsi="Times New Roman" w:cs="Times New Roman"/>
          <w:sz w:val="24"/>
          <w:szCs w:val="24"/>
        </w:rPr>
        <w:tab/>
      </w:r>
      <w:commentRangeStart w:id="854"/>
      <w:r w:rsidRPr="00FA0B52">
        <w:rPr>
          <w:rFonts w:ascii="Times New Roman" w:hAnsi="Times New Roman" w:cs="Times New Roman"/>
          <w:sz w:val="24"/>
          <w:szCs w:val="24"/>
        </w:rPr>
        <w:t>Photo</w:t>
      </w:r>
      <w:commentRangeEnd w:id="854"/>
      <w:r w:rsidR="006541A2">
        <w:rPr>
          <w:rStyle w:val="Marquedecommentaire"/>
        </w:rPr>
        <w:commentReference w:id="854"/>
      </w:r>
      <w:r w:rsidRPr="00FA0B52">
        <w:rPr>
          <w:rFonts w:ascii="Times New Roman" w:hAnsi="Times New Roman" w:cs="Times New Roman"/>
          <w:sz w:val="24"/>
          <w:szCs w:val="24"/>
        </w:rPr>
        <w:t xml:space="preserve"> de la chaîne WhatsApp</w:t>
      </w:r>
      <w:r>
        <w:rPr>
          <w:rFonts w:ascii="Times New Roman" w:hAnsi="Times New Roman" w:cs="Times New Roman"/>
          <w:b/>
          <w:bCs/>
          <w:sz w:val="24"/>
          <w:szCs w:val="24"/>
        </w:rPr>
        <w:tab/>
      </w:r>
      <w:commentRangeStart w:id="855"/>
      <w:r w:rsidRPr="00FA0B52">
        <w:rPr>
          <w:rFonts w:ascii="Times New Roman" w:hAnsi="Times New Roman" w:cs="Times New Roman"/>
          <w:sz w:val="24"/>
          <w:szCs w:val="24"/>
        </w:rPr>
        <w:t>Photo</w:t>
      </w:r>
      <w:commentRangeEnd w:id="855"/>
      <w:r w:rsidR="006541A2">
        <w:rPr>
          <w:rStyle w:val="Marquedecommentaire"/>
        </w:rPr>
        <w:commentReference w:id="855"/>
      </w:r>
      <w:r w:rsidRPr="00FA0B52">
        <w:rPr>
          <w:rFonts w:ascii="Times New Roman" w:hAnsi="Times New Roman" w:cs="Times New Roman"/>
          <w:sz w:val="24"/>
          <w:szCs w:val="24"/>
        </w:rPr>
        <w:t xml:space="preserve"> de commentaires sur Facebook</w:t>
      </w:r>
    </w:p>
    <w:p w14:paraId="2BA8A1C4" w14:textId="74D999F7" w:rsidR="00B36A9E" w:rsidRPr="00B36A9E" w:rsidRDefault="00B36A9E" w:rsidP="00B36A9E">
      <w:pPr>
        <w:spacing w:line="360" w:lineRule="auto"/>
        <w:rPr>
          <w:rFonts w:ascii="Times New Roman" w:hAnsi="Times New Roman" w:cs="Times New Roman"/>
          <w:b/>
          <w:bCs/>
          <w:sz w:val="24"/>
          <w:szCs w:val="24"/>
        </w:rPr>
      </w:pPr>
      <w:r w:rsidRPr="00B36A9E">
        <w:rPr>
          <w:rFonts w:ascii="Times New Roman" w:hAnsi="Times New Roman" w:cs="Times New Roman"/>
          <w:b/>
          <w:bCs/>
          <w:sz w:val="24"/>
          <w:szCs w:val="24"/>
        </w:rPr>
        <w:t xml:space="preserve">Publications sur les réseaux </w:t>
      </w:r>
    </w:p>
    <w:p w14:paraId="1FD73B6F" w14:textId="257FD282" w:rsidR="00B36A9E"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lastRenderedPageBreak/>
        <w:t>Gérer les publications sur nos différents réseaux. Pour gérer les publications sur nos différents réseaux, nous avons procédé comme suit : Tout d'abord, pour la page Facebook, nous avons établi un plan de publication qui se présente comme suit :</w:t>
      </w:r>
    </w:p>
    <w:p w14:paraId="4099C1E2" w14:textId="7122FEF0" w:rsidR="00B36A9E"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t xml:space="preserve"> </w:t>
      </w: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Lundi = Motivation </w:t>
      </w:r>
      <w:r>
        <w:rPr>
          <w:rFonts w:ascii="Times New Roman" w:hAnsi="Times New Roman" w:cs="Times New Roman"/>
          <w:sz w:val="24"/>
          <w:szCs w:val="24"/>
        </w:rPr>
        <w:t xml:space="preserve">      </w:t>
      </w: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Mardi = Publicité </w:t>
      </w:r>
      <w:r>
        <w:rPr>
          <w:rFonts w:ascii="Times New Roman" w:hAnsi="Times New Roman" w:cs="Times New Roman"/>
          <w:sz w:val="24"/>
          <w:szCs w:val="24"/>
        </w:rPr>
        <w:t xml:space="preserve">       </w:t>
      </w: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Mercredi = Publicité </w:t>
      </w:r>
      <w:r>
        <w:rPr>
          <w:rFonts w:ascii="Times New Roman" w:hAnsi="Times New Roman" w:cs="Times New Roman"/>
          <w:sz w:val="24"/>
          <w:szCs w:val="24"/>
        </w:rPr>
        <w:t xml:space="preserve">       </w:t>
      </w: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Jeudi = Publicité</w:t>
      </w:r>
      <w:r>
        <w:rPr>
          <w:rFonts w:ascii="Times New Roman" w:hAnsi="Times New Roman" w:cs="Times New Roman"/>
          <w:sz w:val="24"/>
          <w:szCs w:val="24"/>
        </w:rPr>
        <w:t xml:space="preserve">        </w:t>
      </w: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Vendredi = Photo</w:t>
      </w:r>
    </w:p>
    <w:p w14:paraId="75F0F206" w14:textId="050E07AD" w:rsidR="00B36A9E"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Samedi = Partage de citations inspirantes (exemple : 1. "L'artisanat, c'est l'art de faire avec ses mains ce que l'âme ressent." - Pierre Rabhi 2. "Dans chaque objet fabriqué..." 3. "L'artisanat, c'est l'histoire de la patience, de la passion et de la précision." – Anonyme 4. "Les mains de l'artisan sont le lien entre l'idée et la réalité." - Anonyme 5. "L'artisanat est le reflet de la créativité et du savoir-faire humain." - Anonyme) </w:t>
      </w:r>
    </w:p>
    <w:p w14:paraId="26D9C1BE" w14:textId="5185F40E" w:rsidR="00B36A9E"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sym w:font="Symbol" w:char="F0D8"/>
      </w:r>
      <w:r w:rsidRPr="00B36A9E">
        <w:rPr>
          <w:rFonts w:ascii="Times New Roman" w:hAnsi="Times New Roman" w:cs="Times New Roman"/>
          <w:sz w:val="24"/>
          <w:szCs w:val="24"/>
        </w:rPr>
        <w:t xml:space="preserve"> Dimanche = Hommage. Comme preuve nous avons quelques images de nos différentes communications sur notre page Facebook</w:t>
      </w:r>
    </w:p>
    <w:p w14:paraId="261CF76E" w14:textId="3B9F1A3B" w:rsidR="00FA0B52" w:rsidRDefault="00FA0B52" w:rsidP="00B36A9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1" locked="0" layoutInCell="1" allowOverlap="1" wp14:anchorId="69C46DED" wp14:editId="1152E689">
            <wp:simplePos x="0" y="0"/>
            <wp:positionH relativeFrom="margin">
              <wp:posOffset>2488565</wp:posOffset>
            </wp:positionH>
            <wp:positionV relativeFrom="paragraph">
              <wp:posOffset>25400</wp:posOffset>
            </wp:positionV>
            <wp:extent cx="2114550" cy="3111500"/>
            <wp:effectExtent l="19050" t="19050" r="19050" b="12700"/>
            <wp:wrapTight wrapText="bothSides">
              <wp:wrapPolygon edited="0">
                <wp:start x="-195" y="-132"/>
                <wp:lineTo x="-195" y="21556"/>
                <wp:lineTo x="21600" y="21556"/>
                <wp:lineTo x="21600" y="-132"/>
                <wp:lineTo x="-195" y="-132"/>
              </wp:wrapPolygon>
            </wp:wrapTight>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41">
                      <a:extLst>
                        <a:ext uri="{28A0092B-C50C-407E-A947-70E740481C1C}">
                          <a14:useLocalDpi xmlns:a14="http://schemas.microsoft.com/office/drawing/2010/main" val="0"/>
                        </a:ext>
                      </a:extLst>
                    </a:blip>
                    <a:stretch>
                      <a:fillRect/>
                    </a:stretch>
                  </pic:blipFill>
                  <pic:spPr>
                    <a:xfrm>
                      <a:off x="0" y="0"/>
                      <a:ext cx="2114550" cy="31115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commentRangeStart w:id="856"/>
      <w:r>
        <w:rPr>
          <w:rFonts w:ascii="Times New Roman" w:hAnsi="Times New Roman" w:cs="Times New Roman"/>
          <w:noProof/>
          <w:sz w:val="24"/>
          <w:szCs w:val="24"/>
        </w:rPr>
        <w:drawing>
          <wp:anchor distT="0" distB="0" distL="114300" distR="114300" simplePos="0" relativeHeight="251730944" behindDoc="1" locked="0" layoutInCell="1" allowOverlap="1" wp14:anchorId="417C7C4C" wp14:editId="6F7EB680">
            <wp:simplePos x="0" y="0"/>
            <wp:positionH relativeFrom="column">
              <wp:posOffset>6082665</wp:posOffset>
            </wp:positionH>
            <wp:positionV relativeFrom="paragraph">
              <wp:posOffset>25400</wp:posOffset>
            </wp:positionV>
            <wp:extent cx="2165350" cy="3136900"/>
            <wp:effectExtent l="19050" t="19050" r="25400" b="25400"/>
            <wp:wrapTight wrapText="bothSides">
              <wp:wrapPolygon edited="0">
                <wp:start x="-190" y="-131"/>
                <wp:lineTo x="-190" y="21644"/>
                <wp:lineTo x="21663" y="21644"/>
                <wp:lineTo x="21663" y="-131"/>
                <wp:lineTo x="-190" y="-131"/>
              </wp:wrapPolygon>
            </wp:wrapTight>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42">
                      <a:extLst>
                        <a:ext uri="{28A0092B-C50C-407E-A947-70E740481C1C}">
                          <a14:useLocalDpi xmlns:a14="http://schemas.microsoft.com/office/drawing/2010/main" val="0"/>
                        </a:ext>
                      </a:extLst>
                    </a:blip>
                    <a:stretch>
                      <a:fillRect/>
                    </a:stretch>
                  </pic:blipFill>
                  <pic:spPr>
                    <a:xfrm>
                      <a:off x="0" y="0"/>
                      <a:ext cx="2165350" cy="31369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commentRangeEnd w:id="856"/>
      <w:r w:rsidR="003227DA">
        <w:rPr>
          <w:rStyle w:val="Marquedecommentaire"/>
        </w:rPr>
        <w:commentReference w:id="856"/>
      </w:r>
    </w:p>
    <w:p w14:paraId="305942AA" w14:textId="66DBDC1A" w:rsidR="00FA0B52" w:rsidRDefault="00FA0B52" w:rsidP="00B36A9E">
      <w:pPr>
        <w:spacing w:line="360" w:lineRule="auto"/>
        <w:rPr>
          <w:rFonts w:ascii="Times New Roman" w:hAnsi="Times New Roman" w:cs="Times New Roman"/>
          <w:sz w:val="24"/>
          <w:szCs w:val="24"/>
        </w:rPr>
      </w:pPr>
    </w:p>
    <w:p w14:paraId="66D3D25B" w14:textId="2C949ADC" w:rsidR="00FA0B52" w:rsidRDefault="00FA0B52" w:rsidP="00B36A9E">
      <w:pPr>
        <w:spacing w:line="360" w:lineRule="auto"/>
        <w:rPr>
          <w:rFonts w:ascii="Times New Roman" w:hAnsi="Times New Roman" w:cs="Times New Roman"/>
          <w:sz w:val="24"/>
          <w:szCs w:val="24"/>
        </w:rPr>
      </w:pPr>
    </w:p>
    <w:p w14:paraId="4F494E5D" w14:textId="77777777" w:rsidR="00FA0B52" w:rsidRDefault="00FA0B52" w:rsidP="00B36A9E">
      <w:pPr>
        <w:spacing w:line="360" w:lineRule="auto"/>
        <w:rPr>
          <w:rFonts w:ascii="Times New Roman" w:hAnsi="Times New Roman" w:cs="Times New Roman"/>
          <w:b/>
          <w:bCs/>
          <w:sz w:val="24"/>
          <w:szCs w:val="24"/>
        </w:rPr>
      </w:pPr>
    </w:p>
    <w:p w14:paraId="7EE58E47" w14:textId="77777777" w:rsidR="00FA0B52" w:rsidRDefault="00FA0B52" w:rsidP="00B36A9E">
      <w:pPr>
        <w:spacing w:line="360" w:lineRule="auto"/>
        <w:rPr>
          <w:rFonts w:ascii="Times New Roman" w:hAnsi="Times New Roman" w:cs="Times New Roman"/>
          <w:b/>
          <w:bCs/>
          <w:sz w:val="24"/>
          <w:szCs w:val="24"/>
        </w:rPr>
      </w:pPr>
    </w:p>
    <w:p w14:paraId="00841A9E" w14:textId="77777777" w:rsidR="00FA0B52" w:rsidRDefault="00FA0B52" w:rsidP="00B36A9E">
      <w:pPr>
        <w:spacing w:line="360" w:lineRule="auto"/>
        <w:rPr>
          <w:rFonts w:ascii="Times New Roman" w:hAnsi="Times New Roman" w:cs="Times New Roman"/>
          <w:b/>
          <w:bCs/>
          <w:sz w:val="24"/>
          <w:szCs w:val="24"/>
        </w:rPr>
      </w:pPr>
    </w:p>
    <w:p w14:paraId="2F6231A6" w14:textId="43C63C1A" w:rsidR="00FA0B52" w:rsidRDefault="00FA0B52" w:rsidP="00B36A9E">
      <w:pPr>
        <w:spacing w:line="360" w:lineRule="auto"/>
        <w:rPr>
          <w:rFonts w:ascii="Times New Roman" w:hAnsi="Times New Roman" w:cs="Times New Roman"/>
          <w:b/>
          <w:bCs/>
          <w:sz w:val="24"/>
          <w:szCs w:val="24"/>
        </w:rPr>
      </w:pPr>
    </w:p>
    <w:p w14:paraId="50DC7CCE" w14:textId="77777777" w:rsidR="00FA0B52" w:rsidRDefault="00FA0B52" w:rsidP="00B36A9E">
      <w:pPr>
        <w:spacing w:line="360" w:lineRule="auto"/>
        <w:rPr>
          <w:rFonts w:ascii="Times New Roman" w:hAnsi="Times New Roman" w:cs="Times New Roman"/>
          <w:b/>
          <w:bCs/>
          <w:sz w:val="24"/>
          <w:szCs w:val="24"/>
        </w:rPr>
      </w:pPr>
    </w:p>
    <w:p w14:paraId="4104A6E1" w14:textId="20901E6A" w:rsidR="00FA0B52" w:rsidRDefault="00FA0B52" w:rsidP="00B36A9E">
      <w:pPr>
        <w:spacing w:line="360" w:lineRule="auto"/>
        <w:rPr>
          <w:rFonts w:ascii="Times New Roman" w:hAnsi="Times New Roman" w:cs="Times New Roman"/>
          <w:b/>
          <w:bCs/>
          <w:sz w:val="24"/>
          <w:szCs w:val="24"/>
        </w:rPr>
      </w:pPr>
    </w:p>
    <w:p w14:paraId="6593645A" w14:textId="77777777" w:rsidR="003227DA" w:rsidRDefault="003227DA" w:rsidP="00B36A9E">
      <w:pPr>
        <w:spacing w:line="360" w:lineRule="auto"/>
        <w:rPr>
          <w:ins w:id="857" w:author="Dr KROA" w:date="2024-08-10T16:05:00Z"/>
          <w:rFonts w:ascii="Times New Roman" w:hAnsi="Times New Roman" w:cs="Times New Roman"/>
          <w:b/>
          <w:bCs/>
          <w:sz w:val="24"/>
          <w:szCs w:val="24"/>
        </w:rPr>
      </w:pPr>
    </w:p>
    <w:p w14:paraId="424DB144" w14:textId="1B49A979" w:rsidR="00B36A9E" w:rsidRPr="003227DA" w:rsidRDefault="00B36A9E" w:rsidP="003227DA">
      <w:pPr>
        <w:pStyle w:val="Paragraphedeliste"/>
        <w:numPr>
          <w:ilvl w:val="0"/>
          <w:numId w:val="15"/>
        </w:numPr>
        <w:spacing w:line="360" w:lineRule="auto"/>
        <w:rPr>
          <w:rFonts w:ascii="Times New Roman" w:hAnsi="Times New Roman" w:cs="Times New Roman"/>
          <w:b/>
          <w:bCs/>
          <w:sz w:val="24"/>
          <w:szCs w:val="24"/>
          <w:rPrChange w:id="858" w:author="Dr KROA" w:date="2024-08-10T16:05:00Z">
            <w:rPr/>
          </w:rPrChange>
        </w:rPr>
        <w:pPrChange w:id="859" w:author="Dr KROA" w:date="2024-08-10T16:05:00Z">
          <w:pPr>
            <w:spacing w:line="360" w:lineRule="auto"/>
          </w:pPr>
        </w:pPrChange>
      </w:pPr>
      <w:del w:id="860" w:author="Dr KROA" w:date="2024-08-10T16:05:00Z">
        <w:r w:rsidRPr="003227DA" w:rsidDel="003227DA">
          <w:rPr>
            <w:rFonts w:ascii="Times New Roman" w:hAnsi="Times New Roman" w:cs="Times New Roman"/>
            <w:b/>
            <w:bCs/>
            <w:sz w:val="24"/>
            <w:szCs w:val="24"/>
            <w:rPrChange w:id="861" w:author="Dr KROA" w:date="2024-08-10T16:05:00Z">
              <w:rPr/>
            </w:rPrChange>
          </w:rPr>
          <w:lastRenderedPageBreak/>
          <w:delText xml:space="preserve">Des </w:delText>
        </w:r>
      </w:del>
      <w:del w:id="862" w:author="Dr KROA" w:date="2024-08-10T16:06:00Z">
        <w:r w:rsidRPr="003227DA" w:rsidDel="003227DA">
          <w:rPr>
            <w:rFonts w:ascii="Times New Roman" w:hAnsi="Times New Roman" w:cs="Times New Roman"/>
            <w:b/>
            <w:bCs/>
            <w:sz w:val="24"/>
            <w:szCs w:val="24"/>
            <w:rPrChange w:id="863" w:author="Dr KROA" w:date="2024-08-10T16:05:00Z">
              <w:rPr/>
            </w:rPrChange>
          </w:rPr>
          <w:delText>m</w:delText>
        </w:r>
      </w:del>
      <w:ins w:id="864" w:author="Dr KROA" w:date="2024-08-10T16:06:00Z">
        <w:r w:rsidR="003227DA">
          <w:rPr>
            <w:rFonts w:ascii="Times New Roman" w:hAnsi="Times New Roman" w:cs="Times New Roman"/>
            <w:b/>
            <w:bCs/>
            <w:sz w:val="24"/>
            <w:szCs w:val="24"/>
          </w:rPr>
          <w:t>M</w:t>
        </w:r>
      </w:ins>
      <w:r w:rsidRPr="003227DA">
        <w:rPr>
          <w:rFonts w:ascii="Times New Roman" w:hAnsi="Times New Roman" w:cs="Times New Roman"/>
          <w:b/>
          <w:bCs/>
          <w:sz w:val="24"/>
          <w:szCs w:val="24"/>
          <w:rPrChange w:id="865" w:author="Dr KROA" w:date="2024-08-10T16:05:00Z">
            <w:rPr/>
          </w:rPrChange>
        </w:rPr>
        <w:t xml:space="preserve">essages </w:t>
      </w:r>
      <w:del w:id="866" w:author="Dr KROA" w:date="2024-08-10T16:06:00Z">
        <w:r w:rsidRPr="003227DA" w:rsidDel="003227DA">
          <w:rPr>
            <w:rFonts w:ascii="Times New Roman" w:hAnsi="Times New Roman" w:cs="Times New Roman"/>
            <w:b/>
            <w:bCs/>
            <w:sz w:val="24"/>
            <w:szCs w:val="24"/>
            <w:rPrChange w:id="867" w:author="Dr KROA" w:date="2024-08-10T16:05:00Z">
              <w:rPr/>
            </w:rPrChange>
          </w:rPr>
          <w:delText xml:space="preserve">bien </w:delText>
        </w:r>
      </w:del>
      <w:r w:rsidRPr="003227DA">
        <w:rPr>
          <w:rFonts w:ascii="Times New Roman" w:hAnsi="Times New Roman" w:cs="Times New Roman"/>
          <w:b/>
          <w:bCs/>
          <w:sz w:val="24"/>
          <w:szCs w:val="24"/>
          <w:rPrChange w:id="868" w:author="Dr KROA" w:date="2024-08-10T16:05:00Z">
            <w:rPr/>
          </w:rPrChange>
        </w:rPr>
        <w:t xml:space="preserve">centralisés </w:t>
      </w:r>
      <w:del w:id="869" w:author="Dr KROA" w:date="2024-08-10T16:06:00Z">
        <w:r w:rsidRPr="003227DA" w:rsidDel="003227DA">
          <w:rPr>
            <w:rFonts w:ascii="Times New Roman" w:hAnsi="Times New Roman" w:cs="Times New Roman"/>
            <w:b/>
            <w:bCs/>
            <w:sz w:val="24"/>
            <w:szCs w:val="24"/>
            <w:rPrChange w:id="870" w:author="Dr KROA" w:date="2024-08-10T16:05:00Z">
              <w:rPr/>
            </w:rPrChange>
          </w:rPr>
          <w:delText xml:space="preserve">qui seront </w:delText>
        </w:r>
      </w:del>
      <w:r w:rsidRPr="003227DA">
        <w:rPr>
          <w:rFonts w:ascii="Times New Roman" w:hAnsi="Times New Roman" w:cs="Times New Roman"/>
          <w:b/>
          <w:bCs/>
          <w:sz w:val="24"/>
          <w:szCs w:val="24"/>
          <w:rPrChange w:id="871" w:author="Dr KROA" w:date="2024-08-10T16:05:00Z">
            <w:rPr/>
          </w:rPrChange>
        </w:rPr>
        <w:t xml:space="preserve">distribués sur les réseaux téléphoniques </w:t>
      </w:r>
    </w:p>
    <w:p w14:paraId="58C8B43C" w14:textId="1DF12603" w:rsidR="00B36A9E"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t xml:space="preserve">Vous cherchez à digitaliser votre entreprise ? Ne cherchez plus! Artisans </w:t>
      </w:r>
      <w:proofErr w:type="spellStart"/>
      <w:r w:rsidRPr="00B36A9E">
        <w:rPr>
          <w:rFonts w:ascii="Times New Roman" w:hAnsi="Times New Roman" w:cs="Times New Roman"/>
          <w:sz w:val="24"/>
          <w:szCs w:val="24"/>
        </w:rPr>
        <w:t>Connect</w:t>
      </w:r>
      <w:proofErr w:type="spellEnd"/>
      <w:r w:rsidRPr="00B36A9E">
        <w:rPr>
          <w:rFonts w:ascii="Times New Roman" w:hAnsi="Times New Roman" w:cs="Times New Roman"/>
          <w:sz w:val="24"/>
          <w:szCs w:val="24"/>
        </w:rPr>
        <w:t xml:space="preserve"> est là pour vous accompagner vers la transformation numérique. Contactez-nous dès maintenant ! </w:t>
      </w:r>
    </w:p>
    <w:p w14:paraId="5FE1DD97" w14:textId="45F4946A" w:rsidR="00B36A9E" w:rsidRDefault="00B36A9E" w:rsidP="00B36A9E">
      <w:pPr>
        <w:spacing w:line="360" w:lineRule="auto"/>
        <w:rPr>
          <w:rFonts w:ascii="Times New Roman" w:hAnsi="Times New Roman" w:cs="Times New Roman"/>
          <w:sz w:val="24"/>
          <w:szCs w:val="24"/>
        </w:rPr>
      </w:pPr>
      <w:r w:rsidRPr="00B36A9E">
        <w:rPr>
          <w:rFonts w:ascii="Segoe UI Symbol" w:hAnsi="Segoe UI Symbol" w:cs="Segoe UI Symbol"/>
          <w:sz w:val="24"/>
          <w:szCs w:val="24"/>
        </w:rPr>
        <w:t>➢</w:t>
      </w:r>
      <w:r w:rsidRPr="00B36A9E">
        <w:rPr>
          <w:rFonts w:ascii="Times New Roman" w:hAnsi="Times New Roman" w:cs="Times New Roman"/>
          <w:sz w:val="24"/>
          <w:szCs w:val="24"/>
        </w:rPr>
        <w:t xml:space="preserve"> Artisan </w:t>
      </w:r>
      <w:proofErr w:type="spellStart"/>
      <w:r w:rsidRPr="00B36A9E">
        <w:rPr>
          <w:rFonts w:ascii="Times New Roman" w:hAnsi="Times New Roman" w:cs="Times New Roman"/>
          <w:sz w:val="24"/>
          <w:szCs w:val="24"/>
        </w:rPr>
        <w:t>Connect</w:t>
      </w:r>
      <w:proofErr w:type="spellEnd"/>
      <w:r w:rsidRPr="00B36A9E">
        <w:rPr>
          <w:rFonts w:ascii="Times New Roman" w:hAnsi="Times New Roman" w:cs="Times New Roman"/>
          <w:sz w:val="24"/>
          <w:szCs w:val="24"/>
        </w:rPr>
        <w:t xml:space="preserve"> - Votre allié dans le monde numérique. Découvrez nos services de haute qualité pour propulser votre entreprise vers le succès. Suivez-nous pour rester informé ! </w:t>
      </w:r>
    </w:p>
    <w:p w14:paraId="29413756" w14:textId="23805401" w:rsidR="00B36A9E" w:rsidRDefault="00B36A9E" w:rsidP="00B36A9E">
      <w:pPr>
        <w:spacing w:line="360" w:lineRule="auto"/>
        <w:rPr>
          <w:rFonts w:ascii="Times New Roman" w:hAnsi="Times New Roman" w:cs="Times New Roman"/>
          <w:sz w:val="24"/>
          <w:szCs w:val="24"/>
        </w:rPr>
      </w:pPr>
      <w:r w:rsidRPr="00B36A9E">
        <w:rPr>
          <w:rFonts w:ascii="Segoe UI Symbol" w:hAnsi="Segoe UI Symbol" w:cs="Segoe UI Symbol"/>
          <w:sz w:val="24"/>
          <w:szCs w:val="24"/>
        </w:rPr>
        <w:t>➢</w:t>
      </w:r>
      <w:r w:rsidRPr="00B36A9E">
        <w:rPr>
          <w:rFonts w:ascii="Times New Roman" w:hAnsi="Times New Roman" w:cs="Times New Roman"/>
          <w:sz w:val="24"/>
          <w:szCs w:val="24"/>
        </w:rPr>
        <w:t xml:space="preserve"> Besoin d'efficacité dans votre métier ? Artisan </w:t>
      </w:r>
      <w:proofErr w:type="spellStart"/>
      <w:r w:rsidRPr="00B36A9E">
        <w:rPr>
          <w:rFonts w:ascii="Times New Roman" w:hAnsi="Times New Roman" w:cs="Times New Roman"/>
          <w:sz w:val="24"/>
          <w:szCs w:val="24"/>
        </w:rPr>
        <w:t>Connect</w:t>
      </w:r>
      <w:proofErr w:type="spellEnd"/>
      <w:r w:rsidRPr="00B36A9E">
        <w:rPr>
          <w:rFonts w:ascii="Times New Roman" w:hAnsi="Times New Roman" w:cs="Times New Roman"/>
          <w:sz w:val="24"/>
          <w:szCs w:val="24"/>
        </w:rPr>
        <w:t xml:space="preserve"> est là pour vous ! Téléchargez notre application dès maintenant et révolutionnez votre façon de travailler ! </w:t>
      </w:r>
    </w:p>
    <w:p w14:paraId="43D9B046" w14:textId="10365DC7" w:rsidR="0084529F" w:rsidRDefault="00B36A9E" w:rsidP="00B36A9E">
      <w:pPr>
        <w:spacing w:line="360" w:lineRule="auto"/>
        <w:rPr>
          <w:rFonts w:ascii="Times New Roman" w:hAnsi="Times New Roman" w:cs="Times New Roman"/>
          <w:sz w:val="24"/>
          <w:szCs w:val="24"/>
        </w:rPr>
      </w:pPr>
      <w:r w:rsidRPr="00B36A9E">
        <w:rPr>
          <w:rFonts w:ascii="Segoe UI Symbol" w:hAnsi="Segoe UI Symbol" w:cs="Segoe UI Symbol"/>
          <w:sz w:val="24"/>
          <w:szCs w:val="24"/>
        </w:rPr>
        <w:t>➢</w:t>
      </w:r>
      <w:r w:rsidRPr="00B36A9E">
        <w:rPr>
          <w:rFonts w:ascii="Times New Roman" w:hAnsi="Times New Roman" w:cs="Times New Roman"/>
          <w:sz w:val="24"/>
          <w:szCs w:val="24"/>
        </w:rPr>
        <w:t xml:space="preserve"> Artisan </w:t>
      </w:r>
      <w:proofErr w:type="spellStart"/>
      <w:r w:rsidRPr="00B36A9E">
        <w:rPr>
          <w:rFonts w:ascii="Times New Roman" w:hAnsi="Times New Roman" w:cs="Times New Roman"/>
          <w:sz w:val="24"/>
          <w:szCs w:val="24"/>
        </w:rPr>
        <w:t>Connect</w:t>
      </w:r>
      <w:proofErr w:type="spellEnd"/>
      <w:r w:rsidRPr="00B36A9E">
        <w:rPr>
          <w:rFonts w:ascii="Times New Roman" w:hAnsi="Times New Roman" w:cs="Times New Roman"/>
          <w:sz w:val="24"/>
          <w:szCs w:val="24"/>
        </w:rPr>
        <w:t xml:space="preserve"> ! Votre allié numérique pour les artisans. Explorez nos outils personnalisés pour booster votre productivité. Suivez-nous pour rester informé des dernières nouveautés !</w:t>
      </w:r>
    </w:p>
    <w:p w14:paraId="34010EA4" w14:textId="77777777" w:rsidR="0084529F" w:rsidRDefault="00B36A9E" w:rsidP="00B36A9E">
      <w:pPr>
        <w:spacing w:line="360" w:lineRule="auto"/>
        <w:rPr>
          <w:rFonts w:ascii="Times New Roman" w:hAnsi="Times New Roman" w:cs="Times New Roman"/>
          <w:sz w:val="24"/>
          <w:szCs w:val="24"/>
        </w:rPr>
      </w:pPr>
      <w:r w:rsidRPr="00B36A9E">
        <w:rPr>
          <w:rFonts w:ascii="Times New Roman" w:hAnsi="Times New Roman" w:cs="Times New Roman"/>
          <w:sz w:val="24"/>
          <w:szCs w:val="24"/>
        </w:rPr>
        <w:t>https://www.facebook.com/profile.php?id=61561480409696&amp;mibextid=L QQJ4d</w:t>
      </w:r>
    </w:p>
    <w:p w14:paraId="251D5E54" w14:textId="10B84448" w:rsidR="0084529F" w:rsidRDefault="00000000" w:rsidP="00B36A9E">
      <w:pPr>
        <w:spacing w:line="360" w:lineRule="auto"/>
        <w:rPr>
          <w:rFonts w:ascii="Times New Roman" w:hAnsi="Times New Roman" w:cs="Times New Roman"/>
          <w:sz w:val="24"/>
          <w:szCs w:val="24"/>
        </w:rPr>
      </w:pPr>
      <w:hyperlink r:id="rId43" w:history="1">
        <w:r w:rsidR="0084529F" w:rsidRPr="004F6594">
          <w:rPr>
            <w:rStyle w:val="Lienhypertexte"/>
            <w:rFonts w:ascii="Times New Roman" w:hAnsi="Times New Roman" w:cs="Times New Roman"/>
            <w:sz w:val="24"/>
            <w:szCs w:val="24"/>
          </w:rPr>
          <w:t>https://whatsapp.com/channel/0029VagDJ01ICVfnJyhNir1S</w:t>
        </w:r>
      </w:hyperlink>
    </w:p>
    <w:p w14:paraId="01A818E0" w14:textId="3CDF7A2E" w:rsidR="0084529F" w:rsidRDefault="0084529F" w:rsidP="00CD2A7F">
      <w:pPr>
        <w:spacing w:line="360" w:lineRule="auto"/>
        <w:jc w:val="center"/>
        <w:rPr>
          <w:rFonts w:ascii="Times New Roman" w:hAnsi="Times New Roman" w:cs="Times New Roman"/>
          <w:b/>
          <w:bCs/>
          <w:sz w:val="24"/>
          <w:szCs w:val="24"/>
        </w:rPr>
      </w:pPr>
      <w:commentRangeStart w:id="872"/>
      <w:r>
        <w:rPr>
          <w:rFonts w:ascii="Times New Roman" w:hAnsi="Times New Roman" w:cs="Times New Roman"/>
          <w:sz w:val="24"/>
          <w:szCs w:val="24"/>
        </w:rPr>
        <w:t xml:space="preserve">IV-3-4- </w:t>
      </w:r>
      <w:r>
        <w:rPr>
          <w:rFonts w:ascii="Times New Roman" w:hAnsi="Times New Roman" w:cs="Times New Roman"/>
          <w:b/>
          <w:bCs/>
          <w:sz w:val="24"/>
          <w:szCs w:val="24"/>
        </w:rPr>
        <w:t>Solution juridique</w:t>
      </w:r>
      <w:commentRangeEnd w:id="872"/>
      <w:r w:rsidR="003227DA">
        <w:rPr>
          <w:rStyle w:val="Marquedecommentaire"/>
        </w:rPr>
        <w:commentReference w:id="872"/>
      </w:r>
    </w:p>
    <w:p w14:paraId="645F08E8" w14:textId="6E9C9736" w:rsidR="00CD2A7F" w:rsidRDefault="00B37A3C" w:rsidP="00B37A3C">
      <w:pPr>
        <w:spacing w:line="360" w:lineRule="auto"/>
        <w:rPr>
          <w:rFonts w:ascii="Times New Roman" w:hAnsi="Times New Roman" w:cs="Times New Roman"/>
          <w:b/>
          <w:bCs/>
          <w:sz w:val="24"/>
          <w:szCs w:val="24"/>
        </w:rPr>
        <w:pPrChange w:id="873" w:author="Dr KROA" w:date="2024-08-10T16:34:00Z">
          <w:pPr>
            <w:spacing w:line="360" w:lineRule="auto"/>
            <w:jc w:val="center"/>
          </w:pPr>
        </w:pPrChange>
      </w:pPr>
      <w:ins w:id="874" w:author="Dr KROA" w:date="2024-08-10T16:34:00Z">
        <w:r>
          <w:rPr>
            <w:rFonts w:ascii="Times New Roman" w:hAnsi="Times New Roman" w:cs="Times New Roman"/>
            <w:b/>
            <w:bCs/>
            <w:sz w:val="24"/>
            <w:szCs w:val="24"/>
          </w:rPr>
          <w:t>Il faut trouver un moyen d’insérer une conclusion partie</w:t>
        </w:r>
      </w:ins>
      <w:ins w:id="875" w:author="Dr KROA" w:date="2024-08-10T16:35:00Z">
        <w:r>
          <w:rPr>
            <w:rFonts w:ascii="Times New Roman" w:hAnsi="Times New Roman" w:cs="Times New Roman"/>
            <w:b/>
            <w:bCs/>
            <w:sz w:val="24"/>
            <w:szCs w:val="24"/>
          </w:rPr>
          <w:t>lle concernant la solution marketing et communication</w:t>
        </w:r>
      </w:ins>
    </w:p>
    <w:p w14:paraId="26D2CADC" w14:textId="0BACFCC6" w:rsidR="0084529F" w:rsidRDefault="0084529F" w:rsidP="0084529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V- </w:t>
      </w:r>
      <w:r w:rsidRPr="0084529F">
        <w:rPr>
          <w:rFonts w:ascii="Times New Roman" w:hAnsi="Times New Roman" w:cs="Times New Roman"/>
          <w:b/>
          <w:bCs/>
          <w:sz w:val="24"/>
          <w:szCs w:val="24"/>
          <w:u w:val="single"/>
        </w:rPr>
        <w:t>Bilan du PCT</w:t>
      </w:r>
    </w:p>
    <w:p w14:paraId="0E896390" w14:textId="3A13442D" w:rsidR="00A27E16" w:rsidRDefault="00A27E16" w:rsidP="00392481">
      <w:pPr>
        <w:jc w:val="both"/>
        <w:rPr>
          <w:rFonts w:ascii="Times New Roman" w:hAnsi="Times New Roman" w:cs="Times New Roman"/>
          <w:bCs/>
          <w:sz w:val="24"/>
          <w:szCs w:val="24"/>
        </w:rPr>
        <w:pPrChange w:id="876" w:author="Dr KROA" w:date="2024-08-10T16:12:00Z">
          <w:pPr/>
        </w:pPrChange>
      </w:pPr>
      <w:r w:rsidRPr="00FE3332">
        <w:rPr>
          <w:rFonts w:ascii="Times New Roman" w:hAnsi="Times New Roman" w:cs="Times New Roman"/>
          <w:bCs/>
          <w:sz w:val="24"/>
          <w:szCs w:val="24"/>
        </w:rPr>
        <w:t>Durant notre immersion dans le monde du PCT, chaque jour était une aventure parsemée de découvertes. Les leçons engrangées au fil de cette expérience professionnelle se déclinent en deux volets captivants : l'acquisition de compétences inestimables et les défis surmontés</w:t>
      </w:r>
      <w:r>
        <w:rPr>
          <w:rFonts w:ascii="Times New Roman" w:hAnsi="Times New Roman" w:cs="Times New Roman"/>
          <w:bCs/>
          <w:sz w:val="24"/>
          <w:szCs w:val="24"/>
        </w:rPr>
        <w:t xml:space="preserve"> avec courage et détermination.</w:t>
      </w:r>
    </w:p>
    <w:p w14:paraId="102B4AD7" w14:textId="77777777" w:rsidR="00A27E16" w:rsidRPr="00FE3332" w:rsidRDefault="00A27E16" w:rsidP="00A27E16">
      <w:pPr>
        <w:rPr>
          <w:rFonts w:ascii="Times New Roman" w:hAnsi="Times New Roman" w:cs="Times New Roman"/>
          <w:bCs/>
          <w:sz w:val="24"/>
          <w:szCs w:val="24"/>
        </w:rPr>
      </w:pPr>
    </w:p>
    <w:p w14:paraId="47BD5305" w14:textId="63FEAAA9" w:rsidR="00A27E16" w:rsidRDefault="00A27E16" w:rsidP="00392481">
      <w:pPr>
        <w:spacing w:line="360" w:lineRule="auto"/>
        <w:ind w:left="708" w:firstLine="708"/>
        <w:jc w:val="center"/>
        <w:rPr>
          <w:rFonts w:ascii="Times New Roman" w:hAnsi="Times New Roman" w:cs="Times New Roman"/>
          <w:b/>
          <w:bCs/>
          <w:sz w:val="24"/>
          <w:szCs w:val="24"/>
        </w:rPr>
        <w:pPrChange w:id="877" w:author="Dr KROA" w:date="2024-08-10T16:13:00Z">
          <w:pPr>
            <w:spacing w:line="360" w:lineRule="auto"/>
            <w:jc w:val="center"/>
          </w:pPr>
        </w:pPrChange>
      </w:pPr>
      <w:r>
        <w:rPr>
          <w:rFonts w:ascii="Times New Roman" w:hAnsi="Times New Roman" w:cs="Times New Roman"/>
          <w:b/>
          <w:bCs/>
          <w:sz w:val="24"/>
          <w:szCs w:val="24"/>
        </w:rPr>
        <w:t>V-1- Compétences acquise</w:t>
      </w:r>
      <w:ins w:id="878" w:author="Dr KROA" w:date="2024-08-10T16:13:00Z">
        <w:r w:rsidR="00392481">
          <w:rPr>
            <w:rFonts w:ascii="Times New Roman" w:hAnsi="Times New Roman" w:cs="Times New Roman"/>
            <w:b/>
            <w:bCs/>
            <w:sz w:val="24"/>
            <w:szCs w:val="24"/>
          </w:rPr>
          <w:t>s</w:t>
        </w:r>
      </w:ins>
    </w:p>
    <w:p w14:paraId="4526BA23" w14:textId="4A466851" w:rsidR="00A27E16" w:rsidRDefault="00A27E16" w:rsidP="00A27E16">
      <w:pPr>
        <w:rPr>
          <w:rFonts w:ascii="Times New Roman" w:hAnsi="Times New Roman" w:cs="Times New Roman"/>
          <w:bCs/>
          <w:sz w:val="24"/>
          <w:szCs w:val="24"/>
        </w:rPr>
      </w:pPr>
      <w:r w:rsidRPr="00FE3332">
        <w:rPr>
          <w:rFonts w:ascii="Times New Roman" w:hAnsi="Times New Roman" w:cs="Times New Roman"/>
          <w:bCs/>
          <w:sz w:val="24"/>
          <w:szCs w:val="24"/>
        </w:rPr>
        <w:lastRenderedPageBreak/>
        <w:t xml:space="preserve">Au fil de notre projet, nous avons acquis un éventail de compétences essentielles et variées pour notre développement professionnel. </w:t>
      </w:r>
      <w:ins w:id="879" w:author="Dr KROA" w:date="2024-08-10T16:22:00Z">
        <w:r w:rsidR="00B64F06">
          <w:rPr>
            <w:rFonts w:ascii="Times New Roman" w:hAnsi="Times New Roman" w:cs="Times New Roman"/>
            <w:bCs/>
            <w:sz w:val="24"/>
            <w:szCs w:val="24"/>
          </w:rPr>
          <w:t>Partant de l</w:t>
        </w:r>
      </w:ins>
      <w:ins w:id="880" w:author="Dr KROA" w:date="2024-08-10T16:23:00Z">
        <w:r w:rsidR="00B64F06">
          <w:rPr>
            <w:rFonts w:ascii="Times New Roman" w:hAnsi="Times New Roman" w:cs="Times New Roman"/>
            <w:bCs/>
            <w:sz w:val="24"/>
            <w:szCs w:val="24"/>
          </w:rPr>
          <w:t xml:space="preserve">a collecte de données, à la </w:t>
        </w:r>
      </w:ins>
      <w:del w:id="881" w:author="Dr KROA" w:date="2024-08-10T16:23:00Z">
        <w:r w:rsidRPr="00FE3332" w:rsidDel="00B64F06">
          <w:rPr>
            <w:rFonts w:ascii="Times New Roman" w:hAnsi="Times New Roman" w:cs="Times New Roman"/>
            <w:bCs/>
            <w:sz w:val="24"/>
            <w:szCs w:val="24"/>
          </w:rPr>
          <w:delText>De la</w:delText>
        </w:r>
      </w:del>
      <w:r w:rsidRPr="00FE3332">
        <w:rPr>
          <w:rFonts w:ascii="Times New Roman" w:hAnsi="Times New Roman" w:cs="Times New Roman"/>
          <w:bCs/>
          <w:sz w:val="24"/>
          <w:szCs w:val="24"/>
        </w:rPr>
        <w:t xml:space="preserve"> maîtrise de l'analyse de données d'enquête à la création de diagrammes de Gantt, en passant par l'élaboration de plans de communication, </w:t>
      </w:r>
      <w:ins w:id="882" w:author="Dr KROA" w:date="2024-08-10T16:23:00Z">
        <w:r w:rsidR="00B64F06">
          <w:rPr>
            <w:rFonts w:ascii="Times New Roman" w:hAnsi="Times New Roman" w:cs="Times New Roman"/>
            <w:bCs/>
            <w:sz w:val="24"/>
            <w:szCs w:val="24"/>
          </w:rPr>
          <w:t xml:space="preserve">à </w:t>
        </w:r>
      </w:ins>
      <w:r w:rsidRPr="00FE3332">
        <w:rPr>
          <w:rFonts w:ascii="Times New Roman" w:hAnsi="Times New Roman" w:cs="Times New Roman"/>
          <w:bCs/>
          <w:sz w:val="24"/>
          <w:szCs w:val="24"/>
        </w:rPr>
        <w:t xml:space="preserve">la gestion éditoriale, et </w:t>
      </w:r>
      <w:ins w:id="883" w:author="Dr KROA" w:date="2024-08-10T16:24:00Z">
        <w:r w:rsidR="00D16F10">
          <w:rPr>
            <w:rFonts w:ascii="Times New Roman" w:hAnsi="Times New Roman" w:cs="Times New Roman"/>
            <w:bCs/>
            <w:sz w:val="24"/>
            <w:szCs w:val="24"/>
          </w:rPr>
          <w:t xml:space="preserve">au </w:t>
        </w:r>
      </w:ins>
      <w:del w:id="884" w:author="Dr KROA" w:date="2024-08-10T16:24:00Z">
        <w:r w:rsidRPr="00FE3332" w:rsidDel="00D16F10">
          <w:rPr>
            <w:rFonts w:ascii="Times New Roman" w:hAnsi="Times New Roman" w:cs="Times New Roman"/>
            <w:bCs/>
            <w:sz w:val="24"/>
            <w:szCs w:val="24"/>
          </w:rPr>
          <w:delText>le</w:delText>
        </w:r>
      </w:del>
      <w:r w:rsidRPr="00FE3332">
        <w:rPr>
          <w:rFonts w:ascii="Times New Roman" w:hAnsi="Times New Roman" w:cs="Times New Roman"/>
          <w:bCs/>
          <w:sz w:val="24"/>
          <w:szCs w:val="24"/>
        </w:rPr>
        <w:t xml:space="preserve"> travail collaboratif, chaque compétence acquise a été une étape vers l'excellence. Ces compétences nous ont propulsés vers de nouveaux sommets, nous permettant de nous surpasser et d'exprimer le meilleur de nous-mêmes.</w:t>
      </w:r>
    </w:p>
    <w:p w14:paraId="6F44B651" w14:textId="77777777" w:rsidR="00A27E16" w:rsidRPr="00FE3332" w:rsidRDefault="00A27E16" w:rsidP="00A27E16">
      <w:pPr>
        <w:rPr>
          <w:rFonts w:ascii="Times New Roman" w:hAnsi="Times New Roman" w:cs="Times New Roman"/>
          <w:bCs/>
          <w:sz w:val="24"/>
          <w:szCs w:val="24"/>
        </w:rPr>
      </w:pPr>
    </w:p>
    <w:p w14:paraId="602363C9" w14:textId="77777777" w:rsidR="00A27E16" w:rsidRDefault="00A27E16" w:rsidP="00A27E1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V-2- Difficultés rencontré</w:t>
      </w:r>
    </w:p>
    <w:p w14:paraId="05EF5C89" w14:textId="6409B1FA" w:rsidR="00A27E16" w:rsidRDefault="00A27E16" w:rsidP="00D16F10">
      <w:pPr>
        <w:spacing w:line="360" w:lineRule="auto"/>
        <w:jc w:val="both"/>
        <w:rPr>
          <w:rFonts w:ascii="Times New Roman" w:hAnsi="Times New Roman" w:cs="Times New Roman"/>
          <w:bCs/>
          <w:sz w:val="24"/>
          <w:szCs w:val="24"/>
        </w:rPr>
        <w:pPrChange w:id="885" w:author="Dr KROA" w:date="2024-08-10T16:25:00Z">
          <w:pPr>
            <w:spacing w:line="360" w:lineRule="auto"/>
            <w:jc w:val="center"/>
          </w:pPr>
        </w:pPrChange>
      </w:pPr>
      <w:r w:rsidRPr="00FE3332">
        <w:rPr>
          <w:rFonts w:ascii="Times New Roman" w:hAnsi="Times New Roman" w:cs="Times New Roman"/>
          <w:bCs/>
          <w:sz w:val="24"/>
          <w:szCs w:val="24"/>
        </w:rPr>
        <w:t>Notre chemin a été semé d'embûches. Des incompréhensions en équipe aux résultats décevants, des retards aux défis de l'inexpérience et de l'efficacité, sans oublier les logiciels complexes</w:t>
      </w:r>
      <w:ins w:id="886" w:author="Dr KROA" w:date="2024-08-10T16:26:00Z">
        <w:r w:rsidR="00D16F10">
          <w:rPr>
            <w:rFonts w:ascii="Times New Roman" w:hAnsi="Times New Roman" w:cs="Times New Roman"/>
            <w:bCs/>
            <w:sz w:val="24"/>
            <w:szCs w:val="24"/>
          </w:rPr>
          <w:t xml:space="preserve"> à l’utilisation</w:t>
        </w:r>
      </w:ins>
      <w:r w:rsidRPr="00FE3332">
        <w:rPr>
          <w:rFonts w:ascii="Times New Roman" w:hAnsi="Times New Roman" w:cs="Times New Roman"/>
          <w:bCs/>
          <w:sz w:val="24"/>
          <w:szCs w:val="24"/>
        </w:rPr>
        <w:t>. Pourtant, unis, nous avons gra</w:t>
      </w:r>
      <w:ins w:id="887" w:author="Dr KROA" w:date="2024-08-10T16:26:00Z">
        <w:r w:rsidR="00D16F10">
          <w:rPr>
            <w:rFonts w:ascii="Times New Roman" w:hAnsi="Times New Roman" w:cs="Times New Roman"/>
            <w:bCs/>
            <w:sz w:val="24"/>
            <w:szCs w:val="24"/>
          </w:rPr>
          <w:t xml:space="preserve">vi les </w:t>
        </w:r>
      </w:ins>
      <w:ins w:id="888" w:author="Dr KROA" w:date="2024-08-10T16:27:00Z">
        <w:r w:rsidR="00D16F10">
          <w:rPr>
            <w:rFonts w:ascii="Times New Roman" w:hAnsi="Times New Roman" w:cs="Times New Roman"/>
            <w:bCs/>
            <w:sz w:val="24"/>
            <w:szCs w:val="24"/>
          </w:rPr>
          <w:t>échelons</w:t>
        </w:r>
      </w:ins>
      <w:del w:id="889" w:author="Dr KROA" w:date="2024-08-10T16:27:00Z">
        <w:r w:rsidRPr="00FE3332" w:rsidDel="00D16F10">
          <w:rPr>
            <w:rFonts w:ascii="Times New Roman" w:hAnsi="Times New Roman" w:cs="Times New Roman"/>
            <w:bCs/>
            <w:sz w:val="24"/>
            <w:szCs w:val="24"/>
          </w:rPr>
          <w:delText>ndi</w:delText>
        </w:r>
      </w:del>
      <w:r w:rsidRPr="00FE3332">
        <w:rPr>
          <w:rFonts w:ascii="Times New Roman" w:hAnsi="Times New Roman" w:cs="Times New Roman"/>
          <w:bCs/>
          <w:sz w:val="24"/>
          <w:szCs w:val="24"/>
        </w:rPr>
        <w:t>, renforçant notre cohésion pour surmonter ces obstacles et mener à bien notre projet.</w:t>
      </w:r>
    </w:p>
    <w:p w14:paraId="02D40921" w14:textId="77777777" w:rsidR="00A27E16" w:rsidRPr="00FE3332" w:rsidRDefault="00A27E16" w:rsidP="00A27E16">
      <w:pPr>
        <w:spacing w:line="360" w:lineRule="auto"/>
        <w:jc w:val="center"/>
        <w:rPr>
          <w:rFonts w:ascii="Times New Roman" w:hAnsi="Times New Roman" w:cs="Times New Roman"/>
          <w:bCs/>
          <w:sz w:val="24"/>
          <w:szCs w:val="24"/>
        </w:rPr>
      </w:pPr>
    </w:p>
    <w:p w14:paraId="54990FA9" w14:textId="37B61D41" w:rsidR="00A27E16" w:rsidRDefault="00A27E16" w:rsidP="00A27E16">
      <w:pPr>
        <w:spacing w:line="360" w:lineRule="auto"/>
        <w:jc w:val="center"/>
        <w:rPr>
          <w:rFonts w:ascii="Times New Roman" w:hAnsi="Times New Roman" w:cs="Times New Roman"/>
          <w:b/>
          <w:bCs/>
          <w:sz w:val="24"/>
          <w:szCs w:val="24"/>
        </w:rPr>
      </w:pPr>
      <w:commentRangeStart w:id="890"/>
      <w:r>
        <w:rPr>
          <w:rFonts w:ascii="Times New Roman" w:hAnsi="Times New Roman" w:cs="Times New Roman"/>
          <w:b/>
          <w:bCs/>
          <w:sz w:val="24"/>
          <w:szCs w:val="24"/>
        </w:rPr>
        <w:t>V-3- Evaluation des coûts</w:t>
      </w:r>
      <w:commentRangeEnd w:id="890"/>
      <w:r w:rsidR="00D16F10">
        <w:rPr>
          <w:rStyle w:val="Marquedecommentaire"/>
        </w:rPr>
        <w:commentReference w:id="890"/>
      </w:r>
    </w:p>
    <w:p w14:paraId="608D1FDA" w14:textId="210BD4D9" w:rsidR="00A27E16" w:rsidRDefault="00A27E16" w:rsidP="00A27E16">
      <w:pPr>
        <w:spacing w:line="360" w:lineRule="auto"/>
        <w:jc w:val="center"/>
        <w:rPr>
          <w:rFonts w:ascii="Times New Roman" w:hAnsi="Times New Roman" w:cs="Times New Roman"/>
          <w:b/>
          <w:bCs/>
          <w:sz w:val="24"/>
          <w:szCs w:val="24"/>
        </w:rPr>
      </w:pPr>
    </w:p>
    <w:p w14:paraId="0F82FC3F" w14:textId="4DA03FEB" w:rsidR="00A27E16" w:rsidRPr="00A27E16" w:rsidRDefault="00A27E16" w:rsidP="00A27E16">
      <w:pPr>
        <w:spacing w:line="360" w:lineRule="auto"/>
        <w:jc w:val="center"/>
        <w:rPr>
          <w:rFonts w:ascii="Times New Roman" w:hAnsi="Times New Roman" w:cs="Times New Roman"/>
          <w:b/>
          <w:bCs/>
          <w:sz w:val="24"/>
          <w:szCs w:val="24"/>
          <w:u w:val="single"/>
        </w:rPr>
      </w:pPr>
      <w:r w:rsidRPr="00A27E16">
        <w:rPr>
          <w:rFonts w:ascii="Times New Roman" w:hAnsi="Times New Roman" w:cs="Times New Roman"/>
          <w:b/>
          <w:bCs/>
          <w:sz w:val="24"/>
          <w:szCs w:val="24"/>
          <w:u w:val="single"/>
        </w:rPr>
        <w:t>Conclusion</w:t>
      </w:r>
    </w:p>
    <w:p w14:paraId="2F13BE73" w14:textId="6A135DDE" w:rsidR="00A27E16" w:rsidRPr="000B7AFB" w:rsidRDefault="00A27E16" w:rsidP="00D16F10">
      <w:pPr>
        <w:spacing w:line="360" w:lineRule="auto"/>
        <w:jc w:val="both"/>
        <w:rPr>
          <w:rFonts w:ascii="Times New Roman" w:hAnsi="Times New Roman" w:cs="Times New Roman"/>
          <w:bCs/>
          <w:sz w:val="24"/>
          <w:szCs w:val="24"/>
        </w:rPr>
        <w:pPrChange w:id="891" w:author="Dr KROA" w:date="2024-08-10T16:30:00Z">
          <w:pPr>
            <w:spacing w:line="360" w:lineRule="auto"/>
            <w:jc w:val="center"/>
          </w:pPr>
        </w:pPrChange>
      </w:pPr>
      <w:commentRangeStart w:id="892"/>
      <w:r w:rsidRPr="000B7AFB">
        <w:rPr>
          <w:rFonts w:ascii="Times New Roman" w:hAnsi="Times New Roman" w:cs="Times New Roman"/>
          <w:bCs/>
          <w:sz w:val="24"/>
          <w:szCs w:val="24"/>
        </w:rPr>
        <w:t xml:space="preserve">La création d'une plateforme nationale dédiée à la promotion des métiers artisanaux en Côte d'Ivoire représente une initiative </w:t>
      </w:r>
      <w:ins w:id="893" w:author="Dr KROA" w:date="2024-08-10T16:31:00Z">
        <w:r w:rsidR="00D16F10">
          <w:rPr>
            <w:rFonts w:ascii="Times New Roman" w:hAnsi="Times New Roman" w:cs="Times New Roman"/>
            <w:bCs/>
            <w:sz w:val="24"/>
            <w:szCs w:val="24"/>
          </w:rPr>
          <w:t>importante</w:t>
        </w:r>
      </w:ins>
      <w:del w:id="894" w:author="Dr KROA" w:date="2024-08-10T16:32:00Z">
        <w:r w:rsidRPr="000B7AFB" w:rsidDel="00D16F10">
          <w:rPr>
            <w:rFonts w:ascii="Times New Roman" w:hAnsi="Times New Roman" w:cs="Times New Roman"/>
            <w:bCs/>
            <w:sz w:val="24"/>
            <w:szCs w:val="24"/>
          </w:rPr>
          <w:delText>cruciale</w:delText>
        </w:r>
      </w:del>
      <w:r w:rsidRPr="000B7AFB">
        <w:rPr>
          <w:rFonts w:ascii="Times New Roman" w:hAnsi="Times New Roman" w:cs="Times New Roman"/>
          <w:bCs/>
          <w:sz w:val="24"/>
          <w:szCs w:val="24"/>
        </w:rPr>
        <w:t xml:space="preserve"> pour le développement </w:t>
      </w:r>
      <w:r>
        <w:rPr>
          <w:rFonts w:ascii="Times New Roman" w:hAnsi="Times New Roman" w:cs="Times New Roman"/>
          <w:bCs/>
          <w:sz w:val="24"/>
          <w:szCs w:val="24"/>
        </w:rPr>
        <w:t xml:space="preserve">   </w:t>
      </w:r>
      <w:r w:rsidRPr="000B7AFB">
        <w:rPr>
          <w:rFonts w:ascii="Times New Roman" w:hAnsi="Times New Roman" w:cs="Times New Roman"/>
          <w:bCs/>
          <w:sz w:val="24"/>
          <w:szCs w:val="24"/>
        </w:rPr>
        <w:t>économique et culturel du pays. En centralisant les ressources et les informations, cette plateforme facilitera l'accès des artisans aux marchés locaux et internationaux, augmentera leur visibilité et leur permettra de mieux valoriser leur savoir-faire. De plus, elle encouragera l'innovation et l'amélioration des compétences grâce à des formations et des échanges entre professionnels. Elle renforcera le secteur artisanal, cette initiative contribuera à la préservation du patrimoine culturel ivoirien tout en générant des emplois et en stimulant la croissance économique.</w:t>
      </w:r>
      <w:r>
        <w:rPr>
          <w:rFonts w:ascii="Times New Roman" w:hAnsi="Times New Roman" w:cs="Times New Roman"/>
          <w:bCs/>
          <w:sz w:val="24"/>
          <w:szCs w:val="24"/>
        </w:rPr>
        <w:t xml:space="preserve"> Pour toutes ces raisons, nous pouvons retenir que c</w:t>
      </w:r>
      <w:r w:rsidRPr="00522A7B">
        <w:rPr>
          <w:rFonts w:ascii="Times New Roman" w:hAnsi="Times New Roman" w:cs="Times New Roman"/>
          <w:bCs/>
          <w:sz w:val="24"/>
          <w:szCs w:val="24"/>
        </w:rPr>
        <w:t>ette initiative permettra de mettre en lumière la richesse et la diversité des métiers artisanaux du pays, tout en offrant aux artisans une vitrine numérique pour présenter leurs créations et développer leur clientèle. En favorisant la transmiss</w:t>
      </w:r>
      <w:r>
        <w:rPr>
          <w:rFonts w:ascii="Times New Roman" w:hAnsi="Times New Roman" w:cs="Times New Roman"/>
          <w:bCs/>
          <w:sz w:val="24"/>
          <w:szCs w:val="24"/>
        </w:rPr>
        <w:t>ion des traditions artisanales,</w:t>
      </w:r>
      <w:r w:rsidRPr="00522A7B">
        <w:rPr>
          <w:rFonts w:ascii="Times New Roman" w:hAnsi="Times New Roman" w:cs="Times New Roman"/>
          <w:bCs/>
          <w:sz w:val="24"/>
          <w:szCs w:val="24"/>
        </w:rPr>
        <w:t xml:space="preserve"> cette plateforme constitue un levier essentiel pour la promotion et le rayonnement de l'artisanat ivoirien, contribuant ainsi à sa reconnaissance tant au niveau national qu'international</w:t>
      </w:r>
      <w:commentRangeEnd w:id="892"/>
      <w:r w:rsidR="002E20E2">
        <w:rPr>
          <w:rStyle w:val="Marquedecommentaire"/>
        </w:rPr>
        <w:commentReference w:id="892"/>
      </w:r>
      <w:r w:rsidRPr="00522A7B">
        <w:rPr>
          <w:rFonts w:ascii="Times New Roman" w:hAnsi="Times New Roman" w:cs="Times New Roman"/>
          <w:bCs/>
          <w:sz w:val="24"/>
          <w:szCs w:val="24"/>
        </w:rPr>
        <w:t>.</w:t>
      </w:r>
      <w:r>
        <w:rPr>
          <w:rFonts w:ascii="Times New Roman" w:hAnsi="Times New Roman" w:cs="Times New Roman"/>
          <w:bCs/>
          <w:sz w:val="24"/>
          <w:szCs w:val="24"/>
        </w:rPr>
        <w:t xml:space="preserve"> </w:t>
      </w:r>
    </w:p>
    <w:p w14:paraId="5DF15CD3" w14:textId="77777777" w:rsidR="00A27E16" w:rsidRDefault="00A27E16" w:rsidP="00A27E16">
      <w:pPr>
        <w:spacing w:line="360" w:lineRule="auto"/>
        <w:jc w:val="center"/>
        <w:rPr>
          <w:rFonts w:ascii="Times New Roman" w:hAnsi="Times New Roman" w:cs="Times New Roman"/>
          <w:b/>
          <w:bCs/>
          <w:sz w:val="24"/>
          <w:szCs w:val="24"/>
        </w:rPr>
      </w:pPr>
    </w:p>
    <w:p w14:paraId="2468DF93" w14:textId="1638D25A" w:rsidR="0084529F" w:rsidRPr="0084529F" w:rsidRDefault="0084529F" w:rsidP="0084529F">
      <w:pPr>
        <w:spacing w:line="360" w:lineRule="auto"/>
        <w:jc w:val="center"/>
        <w:rPr>
          <w:rFonts w:ascii="Times New Roman" w:hAnsi="Times New Roman" w:cs="Times New Roman"/>
          <w:b/>
          <w:bCs/>
          <w:sz w:val="24"/>
          <w:szCs w:val="24"/>
          <w:u w:val="single"/>
        </w:rPr>
      </w:pPr>
      <w:commentRangeStart w:id="895"/>
      <w:r>
        <w:rPr>
          <w:rFonts w:ascii="Times New Roman" w:hAnsi="Times New Roman" w:cs="Times New Roman"/>
          <w:b/>
          <w:bCs/>
          <w:sz w:val="24"/>
          <w:szCs w:val="24"/>
          <w:u w:val="single"/>
        </w:rPr>
        <w:t xml:space="preserve">Bibliographie &amp; </w:t>
      </w:r>
      <w:r w:rsidR="00CD2A7F">
        <w:rPr>
          <w:rFonts w:ascii="Times New Roman" w:hAnsi="Times New Roman" w:cs="Times New Roman"/>
          <w:b/>
          <w:bCs/>
          <w:sz w:val="24"/>
          <w:szCs w:val="24"/>
          <w:u w:val="single"/>
        </w:rPr>
        <w:t>Webographie</w:t>
      </w:r>
      <w:commentRangeEnd w:id="895"/>
      <w:r w:rsidR="003227DA">
        <w:rPr>
          <w:rStyle w:val="Marquedecommentaire"/>
        </w:rPr>
        <w:commentReference w:id="895"/>
      </w:r>
    </w:p>
    <w:sectPr w:rsidR="0084529F" w:rsidRPr="0084529F" w:rsidSect="00FA0B52">
      <w:pgSz w:w="16838" w:h="11906" w:orient="landscape"/>
      <w:pgMar w:top="568" w:right="851" w:bottom="709"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Dr KROA" w:date="2024-08-08T21:17:00Z" w:initials="DK">
    <w:p w14:paraId="454E456B" w14:textId="77777777" w:rsidR="00C15C74" w:rsidRDefault="00C15C74" w:rsidP="00C15C74">
      <w:pPr>
        <w:pStyle w:val="Commentaire"/>
      </w:pPr>
      <w:r>
        <w:rPr>
          <w:rStyle w:val="Marquedecommentaire"/>
        </w:rPr>
        <w:annotationRef/>
      </w:r>
      <w:r>
        <w:t xml:space="preserve">Il faut trouver un moyen de lister les différents membres de l’entreprise </w:t>
      </w:r>
    </w:p>
  </w:comment>
  <w:comment w:id="24" w:author="Dr KROA" w:date="2024-08-09T22:30:00Z" w:initials="DK">
    <w:p w14:paraId="2861DE6D" w14:textId="77777777" w:rsidR="00044A61" w:rsidRDefault="00044A61" w:rsidP="00044A61">
      <w:pPr>
        <w:pStyle w:val="Commentaire"/>
      </w:pPr>
      <w:r>
        <w:rPr>
          <w:rStyle w:val="Marquedecommentaire"/>
        </w:rPr>
        <w:annotationRef/>
      </w:r>
      <w:r>
        <w:t>Prière de commercer les remerciements par le remerciement du DG de l’UVCI et les différents enseignants qui ont contribué à votre réussite</w:t>
      </w:r>
    </w:p>
  </w:comment>
  <w:comment w:id="47" w:author="Dr KROA" w:date="2024-08-09T22:46:00Z" w:initials="DK">
    <w:p w14:paraId="517E6ABC" w14:textId="77777777" w:rsidR="00EB0F8C" w:rsidRDefault="00EB0F8C" w:rsidP="00EB0F8C">
      <w:pPr>
        <w:pStyle w:val="Commentaire"/>
      </w:pPr>
      <w:r>
        <w:rPr>
          <w:rStyle w:val="Marquedecommentaire"/>
        </w:rPr>
        <w:annotationRef/>
      </w:r>
      <w:r>
        <w:t xml:space="preserve">Trouver une formule de remerciement du DG UVCI en début de texte. </w:t>
      </w:r>
    </w:p>
  </w:comment>
  <w:comment w:id="107" w:author="Dr KROA" w:date="2024-08-10T09:28:00Z" w:initials="DK">
    <w:p w14:paraId="66BFA83B" w14:textId="77777777" w:rsidR="00302699" w:rsidRDefault="00302699" w:rsidP="00302699">
      <w:pPr>
        <w:pStyle w:val="Commentaire"/>
      </w:pPr>
      <w:r>
        <w:rPr>
          <w:rStyle w:val="Marquedecommentaire"/>
        </w:rPr>
        <w:annotationRef/>
      </w:r>
      <w:r>
        <w:t xml:space="preserve">Mettre les civilités devant les noms: soit monsieur, messieurs, mademoiselle ou mesdemoiselles  </w:t>
      </w:r>
    </w:p>
  </w:comment>
  <w:comment w:id="233" w:author="Dr KROA" w:date="2024-08-10T11:15:00Z" w:initials="DK">
    <w:p w14:paraId="7C903E80" w14:textId="77777777" w:rsidR="00C64B58" w:rsidRDefault="00C64B58" w:rsidP="00C64B58">
      <w:pPr>
        <w:pStyle w:val="Commentaire"/>
      </w:pPr>
      <w:r>
        <w:rPr>
          <w:rStyle w:val="Marquedecommentaire"/>
        </w:rPr>
        <w:annotationRef/>
      </w:r>
      <w:r>
        <w:t>Supprimer tous les sous titres indiquant «analyse» ou «interprétation»</w:t>
      </w:r>
    </w:p>
  </w:comment>
  <w:comment w:id="275" w:author="Dr KROA" w:date="2024-08-10T11:37:00Z" w:initials="DK">
    <w:p w14:paraId="2835DB77" w14:textId="77777777" w:rsidR="004471B9" w:rsidRDefault="004471B9" w:rsidP="004471B9">
      <w:pPr>
        <w:pStyle w:val="Commentaire"/>
      </w:pPr>
      <w:r>
        <w:rPr>
          <w:rStyle w:val="Marquedecommentaire"/>
        </w:rPr>
        <w:annotationRef/>
      </w:r>
      <w:r>
        <w:t>LOCALISATION DES ARTISANS</w:t>
      </w:r>
    </w:p>
  </w:comment>
  <w:comment w:id="280" w:author="Dr KROA" w:date="2024-08-10T12:10:00Z" w:initials="DK">
    <w:p w14:paraId="11011EE1" w14:textId="77777777" w:rsidR="00B91343" w:rsidRDefault="00B91343" w:rsidP="00B91343">
      <w:pPr>
        <w:pStyle w:val="Commentaire"/>
      </w:pPr>
      <w:r>
        <w:rPr>
          <w:rStyle w:val="Marquedecommentaire"/>
        </w:rPr>
        <w:annotationRef/>
      </w:r>
      <w:r>
        <w:t xml:space="preserve">Il faut mettre les pourcentages exacts, cela doit correspondre à ce qui est observé sur le graphique. Aussi, il faut bien formuler les phrases </w:t>
      </w:r>
    </w:p>
  </w:comment>
  <w:comment w:id="334" w:author="Dr KROA" w:date="2024-08-10T12:11:00Z" w:initials="DK">
    <w:p w14:paraId="3E9AB010" w14:textId="77777777" w:rsidR="00A12C68" w:rsidRDefault="00A12C68" w:rsidP="00A12C68">
      <w:pPr>
        <w:pStyle w:val="Commentaire"/>
      </w:pPr>
      <w:r>
        <w:rPr>
          <w:rStyle w:val="Marquedecommentaire"/>
        </w:rPr>
        <w:annotationRef/>
      </w:r>
      <w:r>
        <w:t xml:space="preserve">S’inspirer du modèle de citation. </w:t>
      </w:r>
    </w:p>
  </w:comment>
  <w:comment w:id="452" w:author="Dr KROA" w:date="2024-08-10T13:02:00Z" w:initials="DK">
    <w:p w14:paraId="38812066" w14:textId="77777777" w:rsidR="004B652D" w:rsidRDefault="004B652D" w:rsidP="004B652D">
      <w:pPr>
        <w:pStyle w:val="Commentaire"/>
      </w:pPr>
      <w:r>
        <w:rPr>
          <w:rStyle w:val="Marquedecommentaire"/>
        </w:rPr>
        <w:annotationRef/>
      </w:r>
      <w:r>
        <w:t>Que signifie SEO?</w:t>
      </w:r>
    </w:p>
  </w:comment>
  <w:comment w:id="560" w:author="Dr KROA" w:date="2024-08-10T13:44:00Z" w:initials="DK">
    <w:p w14:paraId="0DACDD4D" w14:textId="77777777" w:rsidR="00AD3C53" w:rsidRDefault="00AD3C53" w:rsidP="00AD3C53">
      <w:pPr>
        <w:pStyle w:val="Commentaire"/>
      </w:pPr>
      <w:r>
        <w:rPr>
          <w:rStyle w:val="Marquedecommentaire"/>
        </w:rPr>
        <w:annotationRef/>
      </w:r>
      <w:r>
        <w:t xml:space="preserve">N’y a t’il pas dejà l’utilisation de panneaux publicitaires? </w:t>
      </w:r>
    </w:p>
  </w:comment>
  <w:comment w:id="565" w:author="Dr KROA" w:date="2024-08-10T13:47:00Z" w:initials="DK">
    <w:p w14:paraId="255375AE" w14:textId="77777777" w:rsidR="00AD3C53" w:rsidRDefault="00AD3C53" w:rsidP="00AD3C53">
      <w:pPr>
        <w:pStyle w:val="Commentaire"/>
      </w:pPr>
      <w:r>
        <w:rPr>
          <w:rStyle w:val="Marquedecommentaire"/>
        </w:rPr>
        <w:annotationRef/>
      </w:r>
      <w:r>
        <w:t xml:space="preserve">Il faut améliorer la mise en forme, les grands points se mettent en début de ligne. </w:t>
      </w:r>
    </w:p>
  </w:comment>
  <w:comment w:id="581" w:author="Dr KROA" w:date="2024-08-10T14:01:00Z" w:initials="DK">
    <w:p w14:paraId="6273F2DF" w14:textId="77777777" w:rsidR="0042245F" w:rsidRDefault="0042245F" w:rsidP="0042245F">
      <w:pPr>
        <w:pStyle w:val="Commentaire"/>
      </w:pPr>
      <w:r>
        <w:rPr>
          <w:rStyle w:val="Marquedecommentaire"/>
        </w:rPr>
        <w:annotationRef/>
      </w:r>
      <w:r>
        <w:t xml:space="preserve">Il faut uniformiser le tableau, cette partie peut être utilisée pour enrichir la solution communication proposée.  </w:t>
      </w:r>
    </w:p>
  </w:comment>
  <w:comment w:id="643" w:author="Dr KROA" w:date="2024-08-10T14:19:00Z" w:initials="DK">
    <w:p w14:paraId="217041A5" w14:textId="77777777" w:rsidR="00F96DEB" w:rsidRDefault="00F96DEB" w:rsidP="00F96DEB">
      <w:pPr>
        <w:pStyle w:val="Commentaire"/>
      </w:pPr>
      <w:r>
        <w:rPr>
          <w:rStyle w:val="Marquedecommentaire"/>
        </w:rPr>
        <w:annotationRef/>
      </w:r>
      <w:r>
        <w:t>Mal formuler suivre les exemples ci-dessus pour améliorer cette présentation</w:t>
      </w:r>
    </w:p>
  </w:comment>
  <w:comment w:id="655" w:author="Dr KROA" w:date="2024-08-10T14:23:00Z" w:initials="DK">
    <w:p w14:paraId="4D4ED219" w14:textId="77777777" w:rsidR="00FD2E1E" w:rsidRDefault="00FD2E1E" w:rsidP="00FD2E1E">
      <w:pPr>
        <w:pStyle w:val="Commentaire"/>
      </w:pPr>
      <w:r>
        <w:rPr>
          <w:rStyle w:val="Marquedecommentaire"/>
        </w:rPr>
        <w:annotationRef/>
      </w:r>
      <w:r>
        <w:t>A reformuler</w:t>
      </w:r>
    </w:p>
  </w:comment>
  <w:comment w:id="664" w:author="Dr KROA" w:date="2024-08-10T14:28:00Z" w:initials="DK">
    <w:p w14:paraId="11E6123C" w14:textId="77777777" w:rsidR="00FD2E1E" w:rsidRDefault="00FD2E1E" w:rsidP="00FD2E1E">
      <w:pPr>
        <w:pStyle w:val="Commentaire"/>
      </w:pPr>
      <w:r>
        <w:rPr>
          <w:rStyle w:val="Marquedecommentaire"/>
        </w:rPr>
        <w:annotationRef/>
      </w:r>
      <w:r>
        <w:t xml:space="preserve">Ajuster la mise en forme </w:t>
      </w:r>
    </w:p>
  </w:comment>
  <w:comment w:id="827" w:author="Dr KROA" w:date="2024-08-10T15:47:00Z" w:initials="DK">
    <w:p w14:paraId="6F3BA0D0" w14:textId="77777777" w:rsidR="009363A9" w:rsidRDefault="009363A9" w:rsidP="009363A9">
      <w:pPr>
        <w:pStyle w:val="Commentaire"/>
      </w:pPr>
      <w:r>
        <w:rPr>
          <w:rStyle w:val="Marquedecommentaire"/>
        </w:rPr>
        <w:annotationRef/>
      </w:r>
      <w:r>
        <w:t xml:space="preserve">Pourquoi avoir mis objet ici? </w:t>
      </w:r>
    </w:p>
  </w:comment>
  <w:comment w:id="829" w:author="Dr KROA" w:date="2024-08-10T15:48:00Z" w:initials="DK">
    <w:p w14:paraId="7B6D4F11" w14:textId="77777777" w:rsidR="009363A9" w:rsidRDefault="009363A9" w:rsidP="009363A9">
      <w:pPr>
        <w:pStyle w:val="Commentaire"/>
      </w:pPr>
      <w:r>
        <w:rPr>
          <w:rStyle w:val="Marquedecommentaire"/>
        </w:rPr>
        <w:annotationRef/>
      </w:r>
      <w:r>
        <w:t>Je ne comprends pas l’utilisation des points d’interrogation dans le paragraphe</w:t>
      </w:r>
    </w:p>
  </w:comment>
  <w:comment w:id="854" w:author="Dr KROA" w:date="2024-08-10T16:02:00Z" w:initials="DK">
    <w:p w14:paraId="755E3D60" w14:textId="77777777" w:rsidR="006541A2" w:rsidRDefault="006541A2" w:rsidP="006541A2">
      <w:pPr>
        <w:pStyle w:val="Commentaire"/>
      </w:pPr>
      <w:r>
        <w:rPr>
          <w:rStyle w:val="Marquedecommentaire"/>
        </w:rPr>
        <w:annotationRef/>
      </w:r>
      <w:r>
        <w:t>Numéroter la photo</w:t>
      </w:r>
    </w:p>
  </w:comment>
  <w:comment w:id="855" w:author="Dr KROA" w:date="2024-08-10T16:02:00Z" w:initials="DK">
    <w:p w14:paraId="73E692D9" w14:textId="77777777" w:rsidR="006541A2" w:rsidRDefault="006541A2" w:rsidP="006541A2">
      <w:pPr>
        <w:pStyle w:val="Commentaire"/>
      </w:pPr>
      <w:r>
        <w:rPr>
          <w:rStyle w:val="Marquedecommentaire"/>
        </w:rPr>
        <w:annotationRef/>
      </w:r>
      <w:r>
        <w:t>idem</w:t>
      </w:r>
    </w:p>
  </w:comment>
  <w:comment w:id="856" w:author="Dr KROA" w:date="2024-08-10T16:03:00Z" w:initials="DK">
    <w:p w14:paraId="21587191" w14:textId="77777777" w:rsidR="003227DA" w:rsidRDefault="003227DA" w:rsidP="003227DA">
      <w:pPr>
        <w:pStyle w:val="Commentaire"/>
      </w:pPr>
      <w:r>
        <w:rPr>
          <w:rStyle w:val="Marquedecommentaire"/>
        </w:rPr>
        <w:annotationRef/>
      </w:r>
      <w:r>
        <w:t>La deuxième image me semble avoir déjà été utilisée</w:t>
      </w:r>
    </w:p>
  </w:comment>
  <w:comment w:id="872" w:author="Dr KROA" w:date="2024-08-10T16:10:00Z" w:initials="DK">
    <w:p w14:paraId="0B695196" w14:textId="77777777" w:rsidR="003227DA" w:rsidRDefault="003227DA" w:rsidP="003227DA">
      <w:pPr>
        <w:pStyle w:val="Commentaire"/>
      </w:pPr>
      <w:r>
        <w:rPr>
          <w:rStyle w:val="Marquedecommentaire"/>
        </w:rPr>
        <w:annotationRef/>
      </w:r>
      <w:r>
        <w:t xml:space="preserve">Vous n’avez pas mis de solution Juridique, prière insérer la solution juridique ou supprimer totalement ce point du rapport. </w:t>
      </w:r>
    </w:p>
  </w:comment>
  <w:comment w:id="890" w:author="Dr KROA" w:date="2024-08-10T16:30:00Z" w:initials="DK">
    <w:p w14:paraId="71DA3DE2" w14:textId="77777777" w:rsidR="00D16F10" w:rsidRDefault="00D16F10" w:rsidP="00D16F10">
      <w:pPr>
        <w:pStyle w:val="Commentaire"/>
      </w:pPr>
      <w:r>
        <w:rPr>
          <w:rStyle w:val="Marquedecommentaire"/>
        </w:rPr>
        <w:annotationRef/>
      </w:r>
      <w:r>
        <w:t>Insérer l’évaluation des coûts de réalisation de votre projet</w:t>
      </w:r>
    </w:p>
  </w:comment>
  <w:comment w:id="892" w:author="Dr KROA" w:date="2024-08-10T16:50:00Z" w:initials="DK">
    <w:p w14:paraId="6DB82A7C" w14:textId="77777777" w:rsidR="002E20E2" w:rsidRDefault="002E20E2" w:rsidP="002E20E2">
      <w:pPr>
        <w:pStyle w:val="Commentaire"/>
      </w:pPr>
      <w:r>
        <w:rPr>
          <w:rStyle w:val="Marquedecommentaire"/>
        </w:rPr>
        <w:annotationRef/>
      </w:r>
      <w:r>
        <w:t xml:space="preserve">La conclusion reste à améliorer: ici il s’agit de faire ressortir les grandes lignes du projet, les objectifs à atteindre, les actions que vous avez entrepris pour atteindre votre objectif et les avantages liés à ce que vous avez réalisé comme tâches. </w:t>
      </w:r>
    </w:p>
  </w:comment>
  <w:comment w:id="895" w:author="Dr KROA" w:date="2024-08-10T16:12:00Z" w:initials="DK">
    <w:p w14:paraId="74BEE516" w14:textId="27AC0877" w:rsidR="003227DA" w:rsidRDefault="003227DA" w:rsidP="003227DA">
      <w:pPr>
        <w:pStyle w:val="Commentaire"/>
      </w:pPr>
      <w:r>
        <w:rPr>
          <w:rStyle w:val="Marquedecommentaire"/>
        </w:rPr>
        <w:annotationRef/>
      </w:r>
      <w:r>
        <w:t xml:space="preserve">Il faut insérer les références Bibliographiques et Webographiques.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E456B" w15:done="0"/>
  <w15:commentEx w15:paraId="2861DE6D" w15:done="0"/>
  <w15:commentEx w15:paraId="517E6ABC" w15:done="0"/>
  <w15:commentEx w15:paraId="66BFA83B" w15:done="0"/>
  <w15:commentEx w15:paraId="7C903E80" w15:done="0"/>
  <w15:commentEx w15:paraId="2835DB77" w15:done="0"/>
  <w15:commentEx w15:paraId="11011EE1" w15:done="0"/>
  <w15:commentEx w15:paraId="3E9AB010" w15:done="0"/>
  <w15:commentEx w15:paraId="38812066" w15:done="0"/>
  <w15:commentEx w15:paraId="0DACDD4D" w15:done="0"/>
  <w15:commentEx w15:paraId="255375AE" w15:done="0"/>
  <w15:commentEx w15:paraId="6273F2DF" w15:done="0"/>
  <w15:commentEx w15:paraId="217041A5" w15:done="0"/>
  <w15:commentEx w15:paraId="4D4ED219" w15:done="0"/>
  <w15:commentEx w15:paraId="11E6123C" w15:done="0"/>
  <w15:commentEx w15:paraId="6F3BA0D0" w15:done="0"/>
  <w15:commentEx w15:paraId="7B6D4F11" w15:done="0"/>
  <w15:commentEx w15:paraId="755E3D60" w15:done="0"/>
  <w15:commentEx w15:paraId="73E692D9" w15:done="0"/>
  <w15:commentEx w15:paraId="21587191" w15:done="0"/>
  <w15:commentEx w15:paraId="0B695196" w15:done="0"/>
  <w15:commentEx w15:paraId="71DA3DE2" w15:done="0"/>
  <w15:commentEx w15:paraId="6DB82A7C" w15:done="0"/>
  <w15:commentEx w15:paraId="74BEE5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5FB451" w16cex:dateUtc="2024-08-08T21:17:00Z"/>
  <w16cex:commentExtensible w16cex:durableId="2A61171B" w16cex:dateUtc="2024-08-09T22:30:00Z"/>
  <w16cex:commentExtensible w16cex:durableId="2A611AA9" w16cex:dateUtc="2024-08-09T22:46:00Z"/>
  <w16cex:commentExtensible w16cex:durableId="2A61B13B" w16cex:dateUtc="2024-08-10T09:28:00Z"/>
  <w16cex:commentExtensible w16cex:durableId="2A61CA52" w16cex:dateUtc="2024-08-10T11:15:00Z"/>
  <w16cex:commentExtensible w16cex:durableId="2A61CF86" w16cex:dateUtc="2024-08-10T11:37:00Z"/>
  <w16cex:commentExtensible w16cex:durableId="2A61D731" w16cex:dateUtc="2024-08-10T12:10:00Z"/>
  <w16cex:commentExtensible w16cex:durableId="2A61D75F" w16cex:dateUtc="2024-08-10T12:11:00Z"/>
  <w16cex:commentExtensible w16cex:durableId="2A61E368" w16cex:dateUtc="2024-08-10T13:02:00Z"/>
  <w16cex:commentExtensible w16cex:durableId="2A61ED51" w16cex:dateUtc="2024-08-10T13:44:00Z"/>
  <w16cex:commentExtensible w16cex:durableId="2A61EDDF" w16cex:dateUtc="2024-08-10T13:47:00Z"/>
  <w16cex:commentExtensible w16cex:durableId="2A61F12C" w16cex:dateUtc="2024-08-10T14:01:00Z"/>
  <w16cex:commentExtensible w16cex:durableId="2A61F58A" w16cex:dateUtc="2024-08-10T14:19:00Z"/>
  <w16cex:commentExtensible w16cex:durableId="2A61F671" w16cex:dateUtc="2024-08-10T14:23:00Z"/>
  <w16cex:commentExtensible w16cex:durableId="2A61F791" w16cex:dateUtc="2024-08-10T14:28:00Z"/>
  <w16cex:commentExtensible w16cex:durableId="2A620A29" w16cex:dateUtc="2024-08-10T15:47:00Z"/>
  <w16cex:commentExtensible w16cex:durableId="2A620A62" w16cex:dateUtc="2024-08-10T15:48:00Z"/>
  <w16cex:commentExtensible w16cex:durableId="2A620D87" w16cex:dateUtc="2024-08-10T16:02:00Z"/>
  <w16cex:commentExtensible w16cex:durableId="2A620D9F" w16cex:dateUtc="2024-08-10T16:02:00Z"/>
  <w16cex:commentExtensible w16cex:durableId="2A620DD6" w16cex:dateUtc="2024-08-10T16:03:00Z"/>
  <w16cex:commentExtensible w16cex:durableId="2A620F89" w16cex:dateUtc="2024-08-10T16:10:00Z"/>
  <w16cex:commentExtensible w16cex:durableId="2A621428" w16cex:dateUtc="2024-08-10T16:30:00Z"/>
  <w16cex:commentExtensible w16cex:durableId="2A6218E1" w16cex:dateUtc="2024-08-10T16:50:00Z"/>
  <w16cex:commentExtensible w16cex:durableId="2A620FD2" w16cex:dateUtc="2024-08-10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E456B" w16cid:durableId="2A5FB451"/>
  <w16cid:commentId w16cid:paraId="2861DE6D" w16cid:durableId="2A61171B"/>
  <w16cid:commentId w16cid:paraId="517E6ABC" w16cid:durableId="2A611AA9"/>
  <w16cid:commentId w16cid:paraId="66BFA83B" w16cid:durableId="2A61B13B"/>
  <w16cid:commentId w16cid:paraId="7C903E80" w16cid:durableId="2A61CA52"/>
  <w16cid:commentId w16cid:paraId="2835DB77" w16cid:durableId="2A61CF86"/>
  <w16cid:commentId w16cid:paraId="11011EE1" w16cid:durableId="2A61D731"/>
  <w16cid:commentId w16cid:paraId="3E9AB010" w16cid:durableId="2A61D75F"/>
  <w16cid:commentId w16cid:paraId="38812066" w16cid:durableId="2A61E368"/>
  <w16cid:commentId w16cid:paraId="0DACDD4D" w16cid:durableId="2A61ED51"/>
  <w16cid:commentId w16cid:paraId="255375AE" w16cid:durableId="2A61EDDF"/>
  <w16cid:commentId w16cid:paraId="6273F2DF" w16cid:durableId="2A61F12C"/>
  <w16cid:commentId w16cid:paraId="217041A5" w16cid:durableId="2A61F58A"/>
  <w16cid:commentId w16cid:paraId="4D4ED219" w16cid:durableId="2A61F671"/>
  <w16cid:commentId w16cid:paraId="11E6123C" w16cid:durableId="2A61F791"/>
  <w16cid:commentId w16cid:paraId="6F3BA0D0" w16cid:durableId="2A620A29"/>
  <w16cid:commentId w16cid:paraId="7B6D4F11" w16cid:durableId="2A620A62"/>
  <w16cid:commentId w16cid:paraId="755E3D60" w16cid:durableId="2A620D87"/>
  <w16cid:commentId w16cid:paraId="73E692D9" w16cid:durableId="2A620D9F"/>
  <w16cid:commentId w16cid:paraId="21587191" w16cid:durableId="2A620DD6"/>
  <w16cid:commentId w16cid:paraId="0B695196" w16cid:durableId="2A620F89"/>
  <w16cid:commentId w16cid:paraId="71DA3DE2" w16cid:durableId="2A621428"/>
  <w16cid:commentId w16cid:paraId="6DB82A7C" w16cid:durableId="2A6218E1"/>
  <w16cid:commentId w16cid:paraId="74BEE516" w16cid:durableId="2A620F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B4D28" w14:textId="77777777" w:rsidR="0062754E" w:rsidRDefault="0062754E" w:rsidP="00BE1BD7">
      <w:pPr>
        <w:spacing w:after="0" w:line="240" w:lineRule="auto"/>
      </w:pPr>
      <w:r>
        <w:separator/>
      </w:r>
    </w:p>
  </w:endnote>
  <w:endnote w:type="continuationSeparator" w:id="0">
    <w:p w14:paraId="10612398" w14:textId="77777777" w:rsidR="0062754E" w:rsidRDefault="0062754E" w:rsidP="00BE1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Normal">
    <w:altName w:val="Times New Roman"/>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896779490"/>
      <w:docPartObj>
        <w:docPartGallery w:val="Page Numbers (Bottom of Page)"/>
        <w:docPartUnique/>
      </w:docPartObj>
    </w:sdtPr>
    <w:sdtContent>
      <w:sdt>
        <w:sdtPr>
          <w:rPr>
            <w:rFonts w:asciiTheme="majorHAnsi" w:eastAsiaTheme="majorEastAsia" w:hAnsiTheme="majorHAnsi" w:cstheme="majorBidi"/>
          </w:rPr>
          <w:id w:val="1806425445"/>
        </w:sdtPr>
        <w:sdtContent>
          <w:p w14:paraId="1A086544" w14:textId="72CA611A" w:rsidR="00AE03F1" w:rsidRDefault="00AE03F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4EE48E4D" wp14:editId="2D5A0C89">
                      <wp:simplePos x="0" y="0"/>
                      <wp:positionH relativeFrom="margin">
                        <wp:posOffset>2567305</wp:posOffset>
                      </wp:positionH>
                      <wp:positionV relativeFrom="bottomMargin">
                        <wp:posOffset>297815</wp:posOffset>
                      </wp:positionV>
                      <wp:extent cx="374650" cy="330200"/>
                      <wp:effectExtent l="0" t="0" r="6350" b="0"/>
                      <wp:wrapNone/>
                      <wp:docPr id="63" name="Ellips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0" cy="33020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133F864" w14:textId="77777777" w:rsidR="00AE03F1" w:rsidRPr="00AE03F1" w:rsidRDefault="00AE03F1">
                                  <w:pPr>
                                    <w:pStyle w:val="Pieddepage"/>
                                    <w:jc w:val="center"/>
                                    <w:rPr>
                                      <w:b/>
                                      <w:bCs/>
                                      <w:color w:val="FFFFFF" w:themeColor="background1"/>
                                      <w:sz w:val="20"/>
                                      <w:szCs w:val="20"/>
                                    </w:rPr>
                                  </w:pPr>
                                  <w:r w:rsidRPr="00AE03F1">
                                    <w:rPr>
                                      <w:sz w:val="20"/>
                                      <w:szCs w:val="20"/>
                                    </w:rPr>
                                    <w:fldChar w:fldCharType="begin"/>
                                  </w:r>
                                  <w:r w:rsidRPr="00AE03F1">
                                    <w:rPr>
                                      <w:sz w:val="20"/>
                                      <w:szCs w:val="20"/>
                                    </w:rPr>
                                    <w:instrText>PAGE    \* MERGEFORMAT</w:instrText>
                                  </w:r>
                                  <w:r w:rsidRPr="00AE03F1">
                                    <w:rPr>
                                      <w:sz w:val="20"/>
                                      <w:szCs w:val="20"/>
                                    </w:rPr>
                                    <w:fldChar w:fldCharType="separate"/>
                                  </w:r>
                                  <w:r w:rsidRPr="00AE03F1">
                                    <w:rPr>
                                      <w:b/>
                                      <w:bCs/>
                                      <w:color w:val="FFFFFF" w:themeColor="background1"/>
                                      <w:sz w:val="20"/>
                                      <w:szCs w:val="20"/>
                                    </w:rPr>
                                    <w:t>2</w:t>
                                  </w:r>
                                  <w:r w:rsidRPr="00AE03F1">
                                    <w:rPr>
                                      <w:b/>
                                      <w:bCs/>
                                      <w:color w:val="FFFFFF" w:themeColor="background1"/>
                                      <w:sz w:val="20"/>
                                      <w:szCs w:val="20"/>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E48E4D" id="Ellipse 63" o:spid="_x0000_s1051" style="position:absolute;margin-left:202.15pt;margin-top:23.45pt;width:29.5pt;height: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" fillcolor="#40618b" stroked="f">
                      <v:textbox>
                        <w:txbxContent>
                          <w:p w14:paraId="3133F864" w14:textId="77777777" w:rsidR="00AE03F1" w:rsidRPr="00AE03F1" w:rsidRDefault="00AE03F1">
                            <w:pPr>
                              <w:pStyle w:val="Pieddepage"/>
                              <w:jc w:val="center"/>
                              <w:rPr>
                                <w:b/>
                                <w:bCs/>
                                <w:color w:val="FFFFFF" w:themeColor="background1"/>
                                <w:sz w:val="20"/>
                                <w:szCs w:val="20"/>
                              </w:rPr>
                            </w:pPr>
                            <w:r w:rsidRPr="00AE03F1">
                              <w:rPr>
                                <w:sz w:val="20"/>
                                <w:szCs w:val="20"/>
                              </w:rPr>
                              <w:fldChar w:fldCharType="begin"/>
                            </w:r>
                            <w:r w:rsidRPr="00AE03F1">
                              <w:rPr>
                                <w:sz w:val="20"/>
                                <w:szCs w:val="20"/>
                              </w:rPr>
                              <w:instrText>PAGE    \* MERGEFORMAT</w:instrText>
                            </w:r>
                            <w:r w:rsidRPr="00AE03F1">
                              <w:rPr>
                                <w:sz w:val="20"/>
                                <w:szCs w:val="20"/>
                              </w:rPr>
                              <w:fldChar w:fldCharType="separate"/>
                            </w:r>
                            <w:r w:rsidRPr="00AE03F1">
                              <w:rPr>
                                <w:b/>
                                <w:bCs/>
                                <w:color w:val="FFFFFF" w:themeColor="background1"/>
                                <w:sz w:val="20"/>
                                <w:szCs w:val="20"/>
                              </w:rPr>
                              <w:t>2</w:t>
                            </w:r>
                            <w:r w:rsidRPr="00AE03F1">
                              <w:rPr>
                                <w:b/>
                                <w:bCs/>
                                <w:color w:val="FFFFFF" w:themeColor="background1"/>
                                <w:sz w:val="20"/>
                                <w:szCs w:val="20"/>
                              </w:rPr>
                              <w:fldChar w:fldCharType="end"/>
                            </w:r>
                          </w:p>
                        </w:txbxContent>
                      </v:textbox>
                      <w10:wrap anchorx="margin" anchory="margin"/>
                    </v:oval>
                  </w:pict>
                </mc:Fallback>
              </mc:AlternateContent>
            </w:r>
          </w:p>
        </w:sdtContent>
      </w:sdt>
    </w:sdtContent>
  </w:sdt>
  <w:p w14:paraId="12194308" w14:textId="14A7573C" w:rsidR="00AE03F1" w:rsidRDefault="00AE03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B8F7D" w14:textId="77777777" w:rsidR="0062754E" w:rsidRDefault="0062754E" w:rsidP="00BE1BD7">
      <w:pPr>
        <w:spacing w:after="0" w:line="240" w:lineRule="auto"/>
      </w:pPr>
      <w:r>
        <w:separator/>
      </w:r>
    </w:p>
  </w:footnote>
  <w:footnote w:type="continuationSeparator" w:id="0">
    <w:p w14:paraId="71D2FD98" w14:textId="77777777" w:rsidR="0062754E" w:rsidRDefault="0062754E" w:rsidP="00BE1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026D" w14:textId="3F12F947" w:rsidR="0096548F" w:rsidRDefault="00000000">
    <w:pPr>
      <w:pStyle w:val="En-tte"/>
    </w:pPr>
    <w:r>
      <w:rPr>
        <w:noProof/>
      </w:rPr>
      <w:pict w14:anchorId="55F20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50672" o:spid="_x0000_s1032" type="#_x0000_t75" style="position:absolute;margin-left:0;margin-top:0;width:756.6pt;height:534.25pt;z-index:-251657216;mso-position-horizontal:center;mso-position-horizontal-relative:margin;mso-position-vertical:center;mso-position-vertical-relative:margin" o:allowincell="f">
          <v:imagedata r:id="rId1" o:title="OIP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1F59" w14:textId="1B8FE128" w:rsidR="0096548F" w:rsidRDefault="00E47699" w:rsidP="00E47699">
    <w:pPr>
      <w:pStyle w:val="En-tte"/>
      <w:jc w:val="right"/>
    </w:pPr>
    <w:r>
      <w:rPr>
        <w:noProof/>
      </w:rPr>
      <w:drawing>
        <wp:anchor distT="0" distB="0" distL="114300" distR="114300" simplePos="0" relativeHeight="251661312" behindDoc="1" locked="0" layoutInCell="1" allowOverlap="1" wp14:anchorId="37B14D41" wp14:editId="76F231E2">
          <wp:simplePos x="0" y="0"/>
          <wp:positionH relativeFrom="margin">
            <wp:posOffset>143510</wp:posOffset>
          </wp:positionH>
          <wp:positionV relativeFrom="paragraph">
            <wp:posOffset>-427355</wp:posOffset>
          </wp:positionV>
          <wp:extent cx="584200" cy="584200"/>
          <wp:effectExtent l="0" t="0" r="6350" b="6350"/>
          <wp:wrapTight wrapText="bothSides">
            <wp:wrapPolygon edited="0">
              <wp:start x="0" y="0"/>
              <wp:lineTo x="0" y="21130"/>
              <wp:lineTo x="21130" y="21130"/>
              <wp:lineTo x="2113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5CADAC5" wp14:editId="19DDA453">
              <wp:simplePos x="0" y="0"/>
              <wp:positionH relativeFrom="margin">
                <wp:align>right</wp:align>
              </wp:positionH>
              <wp:positionV relativeFrom="paragraph">
                <wp:posOffset>-293370</wp:posOffset>
              </wp:positionV>
              <wp:extent cx="1117600" cy="304800"/>
              <wp:effectExtent l="533400" t="0" r="44450" b="400050"/>
              <wp:wrapNone/>
              <wp:docPr id="260" name="Légende : flèche courbée 260"/>
              <wp:cNvGraphicFramePr/>
              <a:graphic xmlns:a="http://schemas.openxmlformats.org/drawingml/2006/main">
                <a:graphicData uri="http://schemas.microsoft.com/office/word/2010/wordprocessingShape">
                  <wps:wsp>
                    <wps:cNvSpPr/>
                    <wps:spPr>
                      <a:xfrm>
                        <a:off x="0" y="0"/>
                        <a:ext cx="1117600" cy="304800"/>
                      </a:xfrm>
                      <a:prstGeom prst="borderCallout2">
                        <a:avLst/>
                      </a:prstGeom>
                      <a:noFill/>
                      <a:ln>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809B76" w14:textId="1F32DEE6" w:rsidR="00E47699" w:rsidRPr="00E47699" w:rsidRDefault="00E47699" w:rsidP="00E47699">
                          <w:pPr>
                            <w:rPr>
                              <w:b/>
                              <w:bCs/>
                              <w:i/>
                              <w:iCs/>
                              <w:color w:val="000000" w:themeColor="text1"/>
                              <w14:textOutline w14:w="9525" w14:cap="rnd" w14:cmpd="sng" w14:algn="ctr">
                                <w14:solidFill>
                                  <w14:srgbClr w14:val="000000"/>
                                </w14:solidFill>
                                <w14:prstDash w14:val="solid"/>
                                <w14:bevel/>
                              </w14:textOutline>
                            </w:rPr>
                          </w:pPr>
                          <w:r w:rsidRPr="00E47699">
                            <w:rPr>
                              <w:b/>
                              <w:bCs/>
                              <w:i/>
                              <w:iCs/>
                              <w:color w:val="000000" w:themeColor="text1"/>
                            </w:rPr>
                            <w:t>Entreprise 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ADAC5"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260" o:spid="_x0000_s1050" type="#_x0000_t48" style="position:absolute;left:0;text-align:left;margin-left:36.8pt;margin-top:-23.1pt;width:88pt;height:2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" filled="f" strokecolor="black [3213]" strokeweight="1pt">
              <v:textbox>
                <w:txbxContent>
                  <w:p w14:paraId="7C809B76" w14:textId="1F32DEE6" w:rsidR="00E47699" w:rsidRPr="00E47699" w:rsidRDefault="00E47699" w:rsidP="00E47699">
                    <w:pPr>
                      <w:rPr>
                        <w:b/>
                        <w:bCs/>
                        <w:i/>
                        <w:iCs/>
                        <w:color w:val="000000" w:themeColor="text1"/>
                        <w14:textOutline w14:w="9525" w14:cap="rnd" w14:cmpd="sng" w14:algn="ctr">
                          <w14:solidFill>
                            <w14:srgbClr w14:val="000000"/>
                          </w14:solidFill>
                          <w14:prstDash w14:val="solid"/>
                          <w14:bevel/>
                        </w14:textOutline>
                      </w:rPr>
                    </w:pPr>
                    <w:r w:rsidRPr="00E47699">
                      <w:rPr>
                        <w:b/>
                        <w:bCs/>
                        <w:i/>
                        <w:iCs/>
                        <w:color w:val="000000" w:themeColor="text1"/>
                      </w:rPr>
                      <w:t>Entreprise 43</w:t>
                    </w:r>
                  </w:p>
                </w:txbxContent>
              </v:textbox>
              <o:callout v:ext="edit" minusy="t"/>
              <w10:wrap anchorx="margin"/>
            </v:shape>
          </w:pict>
        </mc:Fallback>
      </mc:AlternateContent>
    </w:r>
    <w:r w:rsidR="00000000">
      <w:rPr>
        <w:noProof/>
      </w:rPr>
      <w:pict w14:anchorId="3714C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50673" o:spid="_x0000_s1033" type="#_x0000_t75" style="position:absolute;left:0;text-align:left;margin-left:0;margin-top:0;width:756.6pt;height:534.25pt;z-index:-251656192;mso-position-horizontal:center;mso-position-horizontal-relative:margin;mso-position-vertical:center;mso-position-vertical-relative:margin" o:allowincell="f">
          <v:imagedata r:id="rId2" o:title="OIP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836F" w14:textId="4445EA47" w:rsidR="0096548F" w:rsidRDefault="00000000">
    <w:pPr>
      <w:pStyle w:val="En-tte"/>
    </w:pPr>
    <w:r>
      <w:rPr>
        <w:noProof/>
      </w:rPr>
      <w:pict w14:anchorId="49398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50671" o:spid="_x0000_s1031" type="#_x0000_t75" style="position:absolute;margin-left:0;margin-top:0;width:756.6pt;height:534.25pt;z-index:-251658240;mso-position-horizontal:center;mso-position-horizontal-relative:margin;mso-position-vertical:center;mso-position-vertical-relative:margin" o:allowincell="f">
          <v:imagedata r:id="rId1" o:title="OIP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7242F"/>
    <w:multiLevelType w:val="hybridMultilevel"/>
    <w:tmpl w:val="0454590A"/>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161024D7"/>
    <w:multiLevelType w:val="hybridMultilevel"/>
    <w:tmpl w:val="AA983A56"/>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265F36"/>
    <w:multiLevelType w:val="hybridMultilevel"/>
    <w:tmpl w:val="0E7CFB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B51772"/>
    <w:multiLevelType w:val="hybridMultilevel"/>
    <w:tmpl w:val="25720DB4"/>
    <w:lvl w:ilvl="0" w:tplc="26DC0E7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A0BA0"/>
    <w:multiLevelType w:val="hybridMultilevel"/>
    <w:tmpl w:val="1B5274C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7F4F80"/>
    <w:multiLevelType w:val="hybridMultilevel"/>
    <w:tmpl w:val="A32C750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DCE3E57"/>
    <w:multiLevelType w:val="hybridMultilevel"/>
    <w:tmpl w:val="4A90C6B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A06299"/>
    <w:multiLevelType w:val="hybridMultilevel"/>
    <w:tmpl w:val="F2FC53C2"/>
    <w:lvl w:ilvl="0" w:tplc="1CA8C7BC">
      <w:numFmt w:val="bullet"/>
      <w:lvlText w:val="-"/>
      <w:lvlJc w:val="left"/>
      <w:pPr>
        <w:ind w:left="720" w:hanging="360"/>
      </w:pPr>
      <w:rPr>
        <w:rFonts w:ascii="Times New Roman" w:eastAsiaTheme="minorHAnsi" w:hAnsi="Times New Roman" w:cs="Times New Roman" w:hint="default"/>
        <w:b/>
        <w:color w:val="231F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3B1854"/>
    <w:multiLevelType w:val="hybridMultilevel"/>
    <w:tmpl w:val="C91608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C443C6"/>
    <w:multiLevelType w:val="hybridMultilevel"/>
    <w:tmpl w:val="E416B0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C74DED"/>
    <w:multiLevelType w:val="hybridMultilevel"/>
    <w:tmpl w:val="7C4859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F159CA"/>
    <w:multiLevelType w:val="hybridMultilevel"/>
    <w:tmpl w:val="00A0378E"/>
    <w:lvl w:ilvl="0" w:tplc="8BACBBE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8479EB"/>
    <w:multiLevelType w:val="hybridMultilevel"/>
    <w:tmpl w:val="3602437C"/>
    <w:lvl w:ilvl="0" w:tplc="F70E807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3918F3"/>
    <w:multiLevelType w:val="hybridMultilevel"/>
    <w:tmpl w:val="BCD010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C4139"/>
    <w:multiLevelType w:val="hybridMultilevel"/>
    <w:tmpl w:val="7C5A1E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3823177">
    <w:abstractNumId w:val="0"/>
  </w:num>
  <w:num w:numId="2" w16cid:durableId="1196041804">
    <w:abstractNumId w:val="11"/>
  </w:num>
  <w:num w:numId="3" w16cid:durableId="586888589">
    <w:abstractNumId w:val="6"/>
  </w:num>
  <w:num w:numId="4" w16cid:durableId="677316643">
    <w:abstractNumId w:val="1"/>
  </w:num>
  <w:num w:numId="5" w16cid:durableId="1517303559">
    <w:abstractNumId w:val="4"/>
  </w:num>
  <w:num w:numId="6" w16cid:durableId="2130931537">
    <w:abstractNumId w:val="2"/>
  </w:num>
  <w:num w:numId="7" w16cid:durableId="1117724350">
    <w:abstractNumId w:val="14"/>
  </w:num>
  <w:num w:numId="8" w16cid:durableId="983581551">
    <w:abstractNumId w:val="8"/>
  </w:num>
  <w:num w:numId="9" w16cid:durableId="400565077">
    <w:abstractNumId w:val="9"/>
  </w:num>
  <w:num w:numId="10" w16cid:durableId="565644997">
    <w:abstractNumId w:val="10"/>
  </w:num>
  <w:num w:numId="11" w16cid:durableId="1826358431">
    <w:abstractNumId w:val="12"/>
  </w:num>
  <w:num w:numId="12" w16cid:durableId="1801801416">
    <w:abstractNumId w:val="7"/>
  </w:num>
  <w:num w:numId="13" w16cid:durableId="1631935347">
    <w:abstractNumId w:val="3"/>
  </w:num>
  <w:num w:numId="14" w16cid:durableId="522283387">
    <w:abstractNumId w:val="13"/>
  </w:num>
  <w:num w:numId="15" w16cid:durableId="105365428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KROA">
    <w15:presenceInfo w15:providerId="None" w15:userId="Dr KRO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3EE"/>
    <w:rsid w:val="00016AE5"/>
    <w:rsid w:val="00017A95"/>
    <w:rsid w:val="000343C9"/>
    <w:rsid w:val="00044A61"/>
    <w:rsid w:val="0004646B"/>
    <w:rsid w:val="000643EE"/>
    <w:rsid w:val="00081171"/>
    <w:rsid w:val="000B2563"/>
    <w:rsid w:val="000C732F"/>
    <w:rsid w:val="000E69CB"/>
    <w:rsid w:val="000F409E"/>
    <w:rsid w:val="000F7C4C"/>
    <w:rsid w:val="0013023C"/>
    <w:rsid w:val="00157A53"/>
    <w:rsid w:val="00162020"/>
    <w:rsid w:val="001E412D"/>
    <w:rsid w:val="001F0DCB"/>
    <w:rsid w:val="00213D07"/>
    <w:rsid w:val="00222527"/>
    <w:rsid w:val="0023150B"/>
    <w:rsid w:val="00276538"/>
    <w:rsid w:val="00283454"/>
    <w:rsid w:val="00286FC4"/>
    <w:rsid w:val="002C6B6D"/>
    <w:rsid w:val="002D43F6"/>
    <w:rsid w:val="002D685E"/>
    <w:rsid w:val="002E20E2"/>
    <w:rsid w:val="00302699"/>
    <w:rsid w:val="00304540"/>
    <w:rsid w:val="003221A7"/>
    <w:rsid w:val="003221B0"/>
    <w:rsid w:val="003227DA"/>
    <w:rsid w:val="00392481"/>
    <w:rsid w:val="003C277A"/>
    <w:rsid w:val="00406294"/>
    <w:rsid w:val="0042245F"/>
    <w:rsid w:val="00432840"/>
    <w:rsid w:val="004461DE"/>
    <w:rsid w:val="004471B9"/>
    <w:rsid w:val="004811C7"/>
    <w:rsid w:val="004B652D"/>
    <w:rsid w:val="004F0B5A"/>
    <w:rsid w:val="0052030E"/>
    <w:rsid w:val="00532EC0"/>
    <w:rsid w:val="005543D2"/>
    <w:rsid w:val="00584F25"/>
    <w:rsid w:val="005A7360"/>
    <w:rsid w:val="005E7265"/>
    <w:rsid w:val="005F34CD"/>
    <w:rsid w:val="006133AF"/>
    <w:rsid w:val="00622070"/>
    <w:rsid w:val="0062754E"/>
    <w:rsid w:val="00635AF7"/>
    <w:rsid w:val="006517F9"/>
    <w:rsid w:val="006541A2"/>
    <w:rsid w:val="006B74AD"/>
    <w:rsid w:val="006F3CCD"/>
    <w:rsid w:val="0076378A"/>
    <w:rsid w:val="007B0C20"/>
    <w:rsid w:val="0080042E"/>
    <w:rsid w:val="00810622"/>
    <w:rsid w:val="00832A25"/>
    <w:rsid w:val="00834FF3"/>
    <w:rsid w:val="00841E80"/>
    <w:rsid w:val="0084529F"/>
    <w:rsid w:val="00881D73"/>
    <w:rsid w:val="00895C63"/>
    <w:rsid w:val="008A4943"/>
    <w:rsid w:val="008D0425"/>
    <w:rsid w:val="009363A9"/>
    <w:rsid w:val="009462E5"/>
    <w:rsid w:val="00962A8D"/>
    <w:rsid w:val="0096548F"/>
    <w:rsid w:val="009D5DDC"/>
    <w:rsid w:val="009E67F1"/>
    <w:rsid w:val="00A12C68"/>
    <w:rsid w:val="00A27E16"/>
    <w:rsid w:val="00A31CA9"/>
    <w:rsid w:val="00A771CA"/>
    <w:rsid w:val="00A85B72"/>
    <w:rsid w:val="00A9087B"/>
    <w:rsid w:val="00AD0AA2"/>
    <w:rsid w:val="00AD3C53"/>
    <w:rsid w:val="00AE03F1"/>
    <w:rsid w:val="00B36A9E"/>
    <w:rsid w:val="00B37A3C"/>
    <w:rsid w:val="00B43366"/>
    <w:rsid w:val="00B60C4E"/>
    <w:rsid w:val="00B64F06"/>
    <w:rsid w:val="00B91343"/>
    <w:rsid w:val="00BC1FFA"/>
    <w:rsid w:val="00BD0521"/>
    <w:rsid w:val="00BE0D5B"/>
    <w:rsid w:val="00BE1BD7"/>
    <w:rsid w:val="00C15C74"/>
    <w:rsid w:val="00C15E9C"/>
    <w:rsid w:val="00C20CD5"/>
    <w:rsid w:val="00C248E2"/>
    <w:rsid w:val="00C26F6E"/>
    <w:rsid w:val="00C3182E"/>
    <w:rsid w:val="00C41C53"/>
    <w:rsid w:val="00C42299"/>
    <w:rsid w:val="00C45D89"/>
    <w:rsid w:val="00C64693"/>
    <w:rsid w:val="00C64B58"/>
    <w:rsid w:val="00CA388D"/>
    <w:rsid w:val="00CB2084"/>
    <w:rsid w:val="00CD2A7F"/>
    <w:rsid w:val="00CD4A7B"/>
    <w:rsid w:val="00D16F10"/>
    <w:rsid w:val="00D4417A"/>
    <w:rsid w:val="00D541DD"/>
    <w:rsid w:val="00D745BF"/>
    <w:rsid w:val="00E100AF"/>
    <w:rsid w:val="00E10D3D"/>
    <w:rsid w:val="00E27B23"/>
    <w:rsid w:val="00E47699"/>
    <w:rsid w:val="00E92A6D"/>
    <w:rsid w:val="00EB0F8C"/>
    <w:rsid w:val="00EB5C21"/>
    <w:rsid w:val="00F01225"/>
    <w:rsid w:val="00F11F48"/>
    <w:rsid w:val="00F1350E"/>
    <w:rsid w:val="00F472D1"/>
    <w:rsid w:val="00F91863"/>
    <w:rsid w:val="00F91F1A"/>
    <w:rsid w:val="00F96DEB"/>
    <w:rsid w:val="00FA0B52"/>
    <w:rsid w:val="00FB2F40"/>
    <w:rsid w:val="00FD2E1E"/>
    <w:rsid w:val="00FF5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A9493"/>
  <w15:chartTrackingRefBased/>
  <w15:docId w15:val="{E9A5F480-DDDE-4FF5-8D73-CB1AEBFEB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3EE"/>
  </w:style>
  <w:style w:type="paragraph" w:styleId="Titre1">
    <w:name w:val="heading 1"/>
    <w:basedOn w:val="Normal"/>
    <w:link w:val="Titre1Car"/>
    <w:uiPriority w:val="1"/>
    <w:qFormat/>
    <w:rsid w:val="00213D07"/>
    <w:pPr>
      <w:widowControl w:val="0"/>
      <w:autoSpaceDE w:val="0"/>
      <w:autoSpaceDN w:val="0"/>
      <w:spacing w:before="139" w:after="0" w:line="240" w:lineRule="auto"/>
      <w:ind w:left="140"/>
      <w:outlineLvl w:val="0"/>
    </w:pPr>
    <w:rPr>
      <w:rFonts w:ascii="Times New Roman" w:eastAsia="Times New Roman" w:hAnsi="Times New Roman" w:cs="Times New Roman"/>
      <w:b/>
      <w:bCs/>
      <w:sz w:val="26"/>
      <w:szCs w:val="26"/>
    </w:rPr>
  </w:style>
  <w:style w:type="paragraph" w:styleId="Titre3">
    <w:name w:val="heading 3"/>
    <w:basedOn w:val="Normal"/>
    <w:next w:val="Normal"/>
    <w:link w:val="Titre3Car"/>
    <w:uiPriority w:val="9"/>
    <w:unhideWhenUsed/>
    <w:qFormat/>
    <w:rsid w:val="00157A53"/>
    <w:pPr>
      <w:keepNext/>
      <w:keepLines/>
      <w:spacing w:before="40" w:after="0" w:line="276" w:lineRule="auto"/>
      <w:ind w:left="1440"/>
      <w:outlineLvl w:val="2"/>
    </w:pPr>
    <w:rPr>
      <w:rFonts w:ascii="Times New Roman" w:eastAsia="Times New Roman" w:hAnsi="Times New Roman" w:cs="Times New Roman"/>
      <w:b/>
      <w:color w:val="000000"/>
      <w:sz w:val="24"/>
      <w:szCs w:val="24"/>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643EE"/>
    <w:pPr>
      <w:spacing w:after="0" w:line="240" w:lineRule="auto"/>
    </w:pPr>
    <w:rPr>
      <w:rFonts w:eastAsiaTheme="minorEastAsia"/>
      <w:lang w:val="fr-CI" w:eastAsia="fr-CI"/>
    </w:rPr>
  </w:style>
  <w:style w:type="character" w:customStyle="1" w:styleId="SansinterligneCar">
    <w:name w:val="Sans interligne Car"/>
    <w:basedOn w:val="Policepardfaut"/>
    <w:link w:val="Sansinterligne"/>
    <w:uiPriority w:val="1"/>
    <w:rsid w:val="000643EE"/>
    <w:rPr>
      <w:rFonts w:eastAsiaTheme="minorEastAsia"/>
      <w:lang w:val="fr-CI" w:eastAsia="fr-CI"/>
    </w:rPr>
  </w:style>
  <w:style w:type="paragraph" w:customStyle="1" w:styleId="Default">
    <w:name w:val="Default"/>
    <w:rsid w:val="000643EE"/>
    <w:pPr>
      <w:autoSpaceDE w:val="0"/>
      <w:autoSpaceDN w:val="0"/>
      <w:adjustRightInd w:val="0"/>
      <w:spacing w:after="0" w:line="240" w:lineRule="auto"/>
    </w:pPr>
    <w:rPr>
      <w:rFonts w:ascii="Times New Roman" w:hAnsi="Times New Roman" w:cs="Times New Roman"/>
      <w:color w:val="000000"/>
      <w:sz w:val="24"/>
      <w:szCs w:val="24"/>
      <w:lang w:val="fr-CI"/>
      <w14:ligatures w14:val="standardContextual"/>
    </w:rPr>
  </w:style>
  <w:style w:type="paragraph" w:styleId="Paragraphedeliste">
    <w:name w:val="List Paragraph"/>
    <w:aliases w:val="References,Proposal Heading 1.1,RM1"/>
    <w:basedOn w:val="Normal"/>
    <w:link w:val="ParagraphedelisteCar"/>
    <w:uiPriority w:val="34"/>
    <w:qFormat/>
    <w:rsid w:val="00D4417A"/>
    <w:pPr>
      <w:ind w:left="720"/>
      <w:contextualSpacing/>
    </w:pPr>
  </w:style>
  <w:style w:type="character" w:customStyle="1" w:styleId="ParagraphedelisteCar">
    <w:name w:val="Paragraphe de liste Car"/>
    <w:aliases w:val="References Car,Proposal Heading 1.1 Car,RM1 Car"/>
    <w:link w:val="Paragraphedeliste"/>
    <w:uiPriority w:val="34"/>
    <w:rsid w:val="00D4417A"/>
  </w:style>
  <w:style w:type="paragraph" w:styleId="En-tte">
    <w:name w:val="header"/>
    <w:basedOn w:val="Normal"/>
    <w:link w:val="En-tteCar"/>
    <w:uiPriority w:val="99"/>
    <w:unhideWhenUsed/>
    <w:rsid w:val="00BE1BD7"/>
    <w:pPr>
      <w:tabs>
        <w:tab w:val="center" w:pos="4536"/>
        <w:tab w:val="right" w:pos="9072"/>
      </w:tabs>
      <w:spacing w:after="0" w:line="240" w:lineRule="auto"/>
    </w:pPr>
  </w:style>
  <w:style w:type="character" w:customStyle="1" w:styleId="En-tteCar">
    <w:name w:val="En-tête Car"/>
    <w:basedOn w:val="Policepardfaut"/>
    <w:link w:val="En-tte"/>
    <w:uiPriority w:val="99"/>
    <w:rsid w:val="00BE1BD7"/>
  </w:style>
  <w:style w:type="paragraph" w:styleId="Pieddepage">
    <w:name w:val="footer"/>
    <w:basedOn w:val="Normal"/>
    <w:link w:val="PieddepageCar"/>
    <w:uiPriority w:val="99"/>
    <w:unhideWhenUsed/>
    <w:rsid w:val="00BE1BD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1BD7"/>
  </w:style>
  <w:style w:type="character" w:customStyle="1" w:styleId="Titre1Car">
    <w:name w:val="Titre 1 Car"/>
    <w:basedOn w:val="Policepardfaut"/>
    <w:link w:val="Titre1"/>
    <w:uiPriority w:val="1"/>
    <w:rsid w:val="00213D07"/>
    <w:rPr>
      <w:rFonts w:ascii="Times New Roman" w:eastAsia="Times New Roman" w:hAnsi="Times New Roman" w:cs="Times New Roman"/>
      <w:b/>
      <w:bCs/>
      <w:sz w:val="26"/>
      <w:szCs w:val="26"/>
    </w:rPr>
  </w:style>
  <w:style w:type="table" w:customStyle="1" w:styleId="TableNormal">
    <w:name w:val="Table Normal"/>
    <w:uiPriority w:val="2"/>
    <w:semiHidden/>
    <w:unhideWhenUsed/>
    <w:qFormat/>
    <w:rsid w:val="00213D0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213D07"/>
    <w:pPr>
      <w:widowControl w:val="0"/>
      <w:autoSpaceDE w:val="0"/>
      <w:autoSpaceDN w:val="0"/>
      <w:spacing w:after="0" w:line="240" w:lineRule="auto"/>
    </w:pPr>
    <w:rPr>
      <w:rFonts w:ascii="Times New Roman" w:eastAsia="Times New Roman" w:hAnsi="Times New Roman" w:cs="Times New Roman"/>
    </w:rPr>
  </w:style>
  <w:style w:type="character" w:customStyle="1" w:styleId="CorpsdetexteCar">
    <w:name w:val="Corps de texte Car"/>
    <w:basedOn w:val="Policepardfaut"/>
    <w:link w:val="Corpsdetexte"/>
    <w:uiPriority w:val="1"/>
    <w:rsid w:val="00213D07"/>
    <w:rPr>
      <w:rFonts w:ascii="Times New Roman" w:eastAsia="Times New Roman" w:hAnsi="Times New Roman" w:cs="Times New Roman"/>
    </w:rPr>
  </w:style>
  <w:style w:type="paragraph" w:customStyle="1" w:styleId="TableParagraph">
    <w:name w:val="Table Paragraph"/>
    <w:basedOn w:val="Normal"/>
    <w:uiPriority w:val="1"/>
    <w:qFormat/>
    <w:rsid w:val="00213D07"/>
    <w:pPr>
      <w:widowControl w:val="0"/>
      <w:autoSpaceDE w:val="0"/>
      <w:autoSpaceDN w:val="0"/>
      <w:spacing w:after="0" w:line="240" w:lineRule="auto"/>
    </w:pPr>
    <w:rPr>
      <w:rFonts w:ascii="Times New Roman" w:eastAsia="Times New Roman" w:hAnsi="Times New Roman" w:cs="Times New Roman"/>
    </w:rPr>
  </w:style>
  <w:style w:type="character" w:styleId="Lienhypertexte">
    <w:name w:val="Hyperlink"/>
    <w:basedOn w:val="Policepardfaut"/>
    <w:uiPriority w:val="99"/>
    <w:unhideWhenUsed/>
    <w:rsid w:val="0084529F"/>
    <w:rPr>
      <w:color w:val="0563C1" w:themeColor="hyperlink"/>
      <w:u w:val="single"/>
    </w:rPr>
  </w:style>
  <w:style w:type="character" w:styleId="Mentionnonrsolue">
    <w:name w:val="Unresolved Mention"/>
    <w:basedOn w:val="Policepardfaut"/>
    <w:uiPriority w:val="99"/>
    <w:semiHidden/>
    <w:unhideWhenUsed/>
    <w:rsid w:val="0084529F"/>
    <w:rPr>
      <w:color w:val="605E5C"/>
      <w:shd w:val="clear" w:color="auto" w:fill="E1DFDD"/>
    </w:rPr>
  </w:style>
  <w:style w:type="character" w:customStyle="1" w:styleId="Titre3Car">
    <w:name w:val="Titre 3 Car"/>
    <w:basedOn w:val="Policepardfaut"/>
    <w:link w:val="Titre3"/>
    <w:uiPriority w:val="9"/>
    <w:rsid w:val="00157A53"/>
    <w:rPr>
      <w:rFonts w:ascii="Times New Roman" w:eastAsia="Times New Roman" w:hAnsi="Times New Roman" w:cs="Times New Roman"/>
      <w:b/>
      <w:color w:val="000000"/>
      <w:sz w:val="24"/>
      <w:szCs w:val="24"/>
      <w:u w:val="single"/>
      <w:lang w:eastAsia="fr-FR"/>
    </w:rPr>
  </w:style>
  <w:style w:type="character" w:styleId="Marquedecommentaire">
    <w:name w:val="annotation reference"/>
    <w:basedOn w:val="Policepardfaut"/>
    <w:uiPriority w:val="99"/>
    <w:semiHidden/>
    <w:unhideWhenUsed/>
    <w:rsid w:val="00C15C74"/>
    <w:rPr>
      <w:sz w:val="16"/>
      <w:szCs w:val="16"/>
    </w:rPr>
  </w:style>
  <w:style w:type="paragraph" w:styleId="Commentaire">
    <w:name w:val="annotation text"/>
    <w:basedOn w:val="Normal"/>
    <w:link w:val="CommentaireCar"/>
    <w:uiPriority w:val="99"/>
    <w:unhideWhenUsed/>
    <w:rsid w:val="00C15C74"/>
    <w:pPr>
      <w:spacing w:line="240" w:lineRule="auto"/>
    </w:pPr>
    <w:rPr>
      <w:sz w:val="20"/>
      <w:szCs w:val="20"/>
    </w:rPr>
  </w:style>
  <w:style w:type="character" w:customStyle="1" w:styleId="CommentaireCar">
    <w:name w:val="Commentaire Car"/>
    <w:basedOn w:val="Policepardfaut"/>
    <w:link w:val="Commentaire"/>
    <w:uiPriority w:val="99"/>
    <w:rsid w:val="00C15C74"/>
    <w:rPr>
      <w:sz w:val="20"/>
      <w:szCs w:val="20"/>
    </w:rPr>
  </w:style>
  <w:style w:type="paragraph" w:styleId="Objetducommentaire">
    <w:name w:val="annotation subject"/>
    <w:basedOn w:val="Commentaire"/>
    <w:next w:val="Commentaire"/>
    <w:link w:val="ObjetducommentaireCar"/>
    <w:uiPriority w:val="99"/>
    <w:semiHidden/>
    <w:unhideWhenUsed/>
    <w:rsid w:val="00C15C74"/>
    <w:rPr>
      <w:b/>
      <w:bCs/>
    </w:rPr>
  </w:style>
  <w:style w:type="character" w:customStyle="1" w:styleId="ObjetducommentaireCar">
    <w:name w:val="Objet du commentaire Car"/>
    <w:basedOn w:val="CommentaireCar"/>
    <w:link w:val="Objetducommentaire"/>
    <w:uiPriority w:val="99"/>
    <w:semiHidden/>
    <w:rsid w:val="00C15C74"/>
    <w:rPr>
      <w:b/>
      <w:bCs/>
      <w:sz w:val="20"/>
      <w:szCs w:val="20"/>
    </w:rPr>
  </w:style>
  <w:style w:type="paragraph" w:styleId="Rvision">
    <w:name w:val="Revision"/>
    <w:hidden/>
    <w:uiPriority w:val="99"/>
    <w:semiHidden/>
    <w:rsid w:val="00832A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456023">
      <w:bodyDiv w:val="1"/>
      <w:marLeft w:val="0"/>
      <w:marRight w:val="0"/>
      <w:marTop w:val="0"/>
      <w:marBottom w:val="0"/>
      <w:divBdr>
        <w:top w:val="none" w:sz="0" w:space="0" w:color="auto"/>
        <w:left w:val="none" w:sz="0" w:space="0" w:color="auto"/>
        <w:bottom w:val="none" w:sz="0" w:space="0" w:color="auto"/>
        <w:right w:val="none" w:sz="0" w:space="0" w:color="auto"/>
      </w:divBdr>
    </w:div>
    <w:div w:id="383989110">
      <w:bodyDiv w:val="1"/>
      <w:marLeft w:val="0"/>
      <w:marRight w:val="0"/>
      <w:marTop w:val="0"/>
      <w:marBottom w:val="0"/>
      <w:divBdr>
        <w:top w:val="none" w:sz="0" w:space="0" w:color="auto"/>
        <w:left w:val="none" w:sz="0" w:space="0" w:color="auto"/>
        <w:bottom w:val="none" w:sz="0" w:space="0" w:color="auto"/>
        <w:right w:val="none" w:sz="0" w:space="0" w:color="auto"/>
      </w:divBdr>
    </w:div>
    <w:div w:id="443497250">
      <w:bodyDiv w:val="1"/>
      <w:marLeft w:val="0"/>
      <w:marRight w:val="0"/>
      <w:marTop w:val="0"/>
      <w:marBottom w:val="0"/>
      <w:divBdr>
        <w:top w:val="none" w:sz="0" w:space="0" w:color="auto"/>
        <w:left w:val="none" w:sz="0" w:space="0" w:color="auto"/>
        <w:bottom w:val="none" w:sz="0" w:space="0" w:color="auto"/>
        <w:right w:val="none" w:sz="0" w:space="0" w:color="auto"/>
      </w:divBdr>
    </w:div>
    <w:div w:id="167911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2.xml"/><Relationship Id="rId26" Type="http://schemas.openxmlformats.org/officeDocument/2006/relationships/image" Target="media/image4.png"/><Relationship Id="rId39" Type="http://schemas.openxmlformats.org/officeDocument/2006/relationships/image" Target="media/image17.jpg"/><Relationship Id="rId21" Type="http://schemas.openxmlformats.org/officeDocument/2006/relationships/chart" Target="charts/chart5.xml"/><Relationship Id="rId34" Type="http://schemas.openxmlformats.org/officeDocument/2006/relationships/image" Target="media/image12.jpeg"/><Relationship Id="rId42" Type="http://schemas.openxmlformats.org/officeDocument/2006/relationships/image" Target="media/image2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chart" Target="charts/chart8.xml"/><Relationship Id="rId32" Type="http://schemas.openxmlformats.org/officeDocument/2006/relationships/image" Target="media/image10.jpeg"/><Relationship Id="rId37" Type="http://schemas.openxmlformats.org/officeDocument/2006/relationships/image" Target="media/image15.jpg"/><Relationship Id="rId40" Type="http://schemas.openxmlformats.org/officeDocument/2006/relationships/image" Target="media/image18.jp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hart" Target="charts/chart7.xml"/><Relationship Id="rId28" Type="http://schemas.openxmlformats.org/officeDocument/2006/relationships/image" Target="media/image6.jpeg"/><Relationship Id="rId36" Type="http://schemas.openxmlformats.org/officeDocument/2006/relationships/image" Target="media/image14.jpeg"/><Relationship Id="rId10" Type="http://schemas.microsoft.com/office/2011/relationships/commentsExtended" Target="commentsExtended.xml"/><Relationship Id="rId19" Type="http://schemas.openxmlformats.org/officeDocument/2006/relationships/chart" Target="charts/chart3.xml"/><Relationship Id="rId31" Type="http://schemas.openxmlformats.org/officeDocument/2006/relationships/image" Target="media/image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chart" Target="charts/chart6.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s://whatsapp.com/channel/0029VagDJ01ICVfnJyhNir1S" TargetMode="Externa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1.jpeg"/><Relationship Id="rId38" Type="http://schemas.openxmlformats.org/officeDocument/2006/relationships/image" Target="media/image16.jpg"/><Relationship Id="rId46"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SEXE DU REPONDANT</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368-49ED-8148-745A4210BD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368-49ED-8148-745A4210BD5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Feuil1!$A$2:$A$3</c:f>
              <c:strCache>
                <c:ptCount val="2"/>
                <c:pt idx="0">
                  <c:v>1. Homme</c:v>
                </c:pt>
                <c:pt idx="1">
                  <c:v>2. Femme</c:v>
                </c:pt>
              </c:strCache>
            </c:strRef>
          </c:cat>
          <c:val>
            <c:numRef>
              <c:f>Feuil1!$B$2:$B$3</c:f>
              <c:numCache>
                <c:formatCode>General</c:formatCode>
                <c:ptCount val="2"/>
                <c:pt idx="0">
                  <c:v>4027</c:v>
                </c:pt>
                <c:pt idx="1">
                  <c:v>1499</c:v>
                </c:pt>
              </c:numCache>
            </c:numRef>
          </c:val>
          <c:extLst>
            <c:ext xmlns:c16="http://schemas.microsoft.com/office/drawing/2014/chart" uri="{C3380CC4-5D6E-409C-BE32-E72D297353CC}">
              <c16:uniqueId val="{00000000-CA74-479F-B67F-913680A5497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Statut </a:t>
            </a:r>
          </a:p>
        </c:rich>
      </c:tx>
      <c:layout>
        <c:manualLayout>
          <c:xMode val="edge"/>
          <c:yMode val="edge"/>
          <c:x val="0.25667814960629926"/>
          <c:y val="5.570248057717808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manualLayout>
          <c:layoutTarget val="inner"/>
          <c:xMode val="edge"/>
          <c:yMode val="edge"/>
          <c:x val="0.28980132691746863"/>
          <c:y val="0.22812521396781923"/>
          <c:w val="0.30329851997666957"/>
          <c:h val="0.71209217733652863"/>
        </c:manualLayout>
      </c:layout>
      <c:pieChart>
        <c:varyColors val="1"/>
        <c:ser>
          <c:idx val="0"/>
          <c:order val="0"/>
          <c:tx>
            <c:strRef>
              <c:f>Feuil1!$B$1</c:f>
              <c:strCache>
                <c:ptCount val="1"/>
                <c:pt idx="0">
                  <c:v>ColonStatut du repondantne1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3E-43DE-A6C0-F3EC959F3C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3E-43DE-A6C0-F3EC959F3C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3E-43DE-A6C0-F3EC959F3C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3E-43DE-A6C0-F3EC959F3C2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Feuil1!$A$2:$A$5</c:f>
              <c:strCache>
                <c:ptCount val="4"/>
                <c:pt idx="0">
                  <c:v>1. Propriétaire</c:v>
                </c:pt>
                <c:pt idx="1">
                  <c:v>2. Gérant </c:v>
                </c:pt>
                <c:pt idx="2">
                  <c:v>3.  Salarié </c:v>
                </c:pt>
                <c:pt idx="3">
                  <c:v>4. Autres à préciser</c:v>
                </c:pt>
              </c:strCache>
            </c:strRef>
          </c:cat>
          <c:val>
            <c:numRef>
              <c:f>Feuil1!$B$2:$B$5</c:f>
              <c:numCache>
                <c:formatCode>General</c:formatCode>
                <c:ptCount val="4"/>
                <c:pt idx="0">
                  <c:v>3969</c:v>
                </c:pt>
                <c:pt idx="1">
                  <c:v>1067</c:v>
                </c:pt>
                <c:pt idx="2">
                  <c:v>114</c:v>
                </c:pt>
                <c:pt idx="3">
                  <c:v>365</c:v>
                </c:pt>
              </c:numCache>
            </c:numRef>
          </c:val>
          <c:extLst>
            <c:ext xmlns:c16="http://schemas.microsoft.com/office/drawing/2014/chart" uri="{C3380CC4-5D6E-409C-BE32-E72D297353CC}">
              <c16:uniqueId val="{00000000-7A5F-4077-97B0-9121D0118F8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Type d'activité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Type d'activité exercé</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AE3-44E5-B14F-BA403730FAA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AE3-44E5-B14F-BA403730FAA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AE3-44E5-B14F-BA403730FAA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AE3-44E5-B14F-BA403730FAA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AE3-44E5-B14F-BA403730FAA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0AE3-44E5-B14F-BA403730FAAB}"/>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0AE3-44E5-B14F-BA403730FAAB}"/>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0AE3-44E5-B14F-BA403730FAAB}"/>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0AE3-44E5-B14F-BA403730FAAB}"/>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0AE3-44E5-B14F-BA403730FAAB}"/>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0AE3-44E5-B14F-BA403730FAAB}"/>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0AE3-44E5-B14F-BA403730FAAB}"/>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0AE3-44E5-B14F-BA403730FAAB}"/>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0AE3-44E5-B14F-BA403730FAAB}"/>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0AE3-44E5-B14F-BA403730FAAB}"/>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0AE3-44E5-B14F-BA403730FAAB}"/>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0AE3-44E5-B14F-BA403730FAAB}"/>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0AE3-44E5-B14F-BA403730FAAB}"/>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0AE3-44E5-B14F-BA403730FAAB}"/>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bestFit"/>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Feuil1!$A$2:$A$20</c:f>
              <c:strCache>
                <c:ptCount val="19"/>
                <c:pt idx="0">
                  <c:v>1. Mécanique </c:v>
                </c:pt>
                <c:pt idx="1">
                  <c:v>10. Briqueterie </c:v>
                </c:pt>
                <c:pt idx="2">
                  <c:v>11. Boucherie </c:v>
                </c:pt>
                <c:pt idx="3">
                  <c:v>12. Vente de marchandises </c:v>
                </c:pt>
                <c:pt idx="4">
                  <c:v>13. Agroalimentaire, alimentation, restauration </c:v>
                </c:pt>
                <c:pt idx="5">
                  <c:v>14. Vitrerie </c:v>
                </c:pt>
                <c:pt idx="6">
                  <c:v>15. Hygiène et soins corporels </c:v>
                </c:pt>
                <c:pt idx="7">
                  <c:v>16. Audiovisuel et communication </c:v>
                </c:pt>
                <c:pt idx="8">
                  <c:v>17. Transport</c:v>
                </c:pt>
                <c:pt idx="9">
                  <c:v>18. Artisanat d’art et de décoration</c:v>
                </c:pt>
                <c:pt idx="10">
                  <c:v>19. Autres (Préciser) </c:v>
                </c:pt>
                <c:pt idx="11">
                  <c:v>2. Menuiserie/Charpenterie </c:v>
                </c:pt>
                <c:pt idx="12">
                  <c:v>3. Maçonnerie </c:v>
                </c:pt>
                <c:pt idx="13">
                  <c:v>4. Spécialiste en froid</c:v>
                </c:pt>
                <c:pt idx="14">
                  <c:v>5. Couture </c:v>
                </c:pt>
                <c:pt idx="15">
                  <c:v>6. Tapisserie </c:v>
                </c:pt>
                <c:pt idx="16">
                  <c:v>7. Coiffure </c:v>
                </c:pt>
                <c:pt idx="17">
                  <c:v>8. Bijouterie </c:v>
                </c:pt>
                <c:pt idx="18">
                  <c:v>9. Electronique (réparateur TV, portable, etc) </c:v>
                </c:pt>
              </c:strCache>
            </c:strRef>
          </c:cat>
          <c:val>
            <c:numRef>
              <c:f>Feuil1!$B$2:$B$20</c:f>
              <c:numCache>
                <c:formatCode>General</c:formatCode>
                <c:ptCount val="19"/>
                <c:pt idx="0">
                  <c:v>401</c:v>
                </c:pt>
                <c:pt idx="1">
                  <c:v>34</c:v>
                </c:pt>
                <c:pt idx="2">
                  <c:v>65</c:v>
                </c:pt>
                <c:pt idx="3">
                  <c:v>476</c:v>
                </c:pt>
                <c:pt idx="4">
                  <c:v>305</c:v>
                </c:pt>
                <c:pt idx="5">
                  <c:v>107</c:v>
                </c:pt>
                <c:pt idx="6">
                  <c:v>134</c:v>
                </c:pt>
                <c:pt idx="7">
                  <c:v>100</c:v>
                </c:pt>
                <c:pt idx="8">
                  <c:v>89</c:v>
                </c:pt>
                <c:pt idx="9">
                  <c:v>143</c:v>
                </c:pt>
                <c:pt idx="10">
                  <c:v>1159</c:v>
                </c:pt>
                <c:pt idx="11">
                  <c:v>397</c:v>
                </c:pt>
                <c:pt idx="12">
                  <c:v>170</c:v>
                </c:pt>
                <c:pt idx="13">
                  <c:v>86</c:v>
                </c:pt>
                <c:pt idx="14">
                  <c:v>621</c:v>
                </c:pt>
                <c:pt idx="15">
                  <c:v>141</c:v>
                </c:pt>
                <c:pt idx="16">
                  <c:v>660</c:v>
                </c:pt>
                <c:pt idx="17">
                  <c:v>106</c:v>
                </c:pt>
                <c:pt idx="18">
                  <c:v>300</c:v>
                </c:pt>
              </c:numCache>
            </c:numRef>
          </c:val>
          <c:extLst>
            <c:ext xmlns:c16="http://schemas.microsoft.com/office/drawing/2014/chart" uri="{C3380CC4-5D6E-409C-BE32-E72D297353CC}">
              <c16:uniqueId val="{00000000-DC50-43B5-8653-7BBEE9507C6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5121172353455814"/>
          <c:y val="0.12048275215598049"/>
          <c:w val="0.33489938757655291"/>
          <c:h val="0.8795172478440195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TRANCHE D’ÂGE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27-453B-BF27-A89F05B41AB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27-453B-BF27-A89F05B41AB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27-453B-BF27-A89F05B41AB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27-453B-BF27-A89F05B41ABC}"/>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227-453B-BF27-A89F05B41AB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Feuil1!$A$2:$A$6</c:f>
              <c:strCache>
                <c:ptCount val="5"/>
                <c:pt idx="0">
                  <c:v>1. Moins de 25 ans</c:v>
                </c:pt>
                <c:pt idx="1">
                  <c:v>2. 25 - 35 ans</c:v>
                </c:pt>
                <c:pt idx="2">
                  <c:v>3. 35 - 44 ans</c:v>
                </c:pt>
                <c:pt idx="3">
                  <c:v>4. 44 à 55 ans</c:v>
                </c:pt>
                <c:pt idx="4">
                  <c:v>5. Plus de 55 ans</c:v>
                </c:pt>
              </c:strCache>
            </c:strRef>
          </c:cat>
          <c:val>
            <c:numRef>
              <c:f>Feuil1!$B$2:$B$6</c:f>
              <c:numCache>
                <c:formatCode>General</c:formatCode>
                <c:ptCount val="5"/>
                <c:pt idx="0">
                  <c:v>839</c:v>
                </c:pt>
                <c:pt idx="1">
                  <c:v>2459</c:v>
                </c:pt>
                <c:pt idx="2">
                  <c:v>1449</c:v>
                </c:pt>
                <c:pt idx="3">
                  <c:v>610</c:v>
                </c:pt>
                <c:pt idx="4">
                  <c:v>146</c:v>
                </c:pt>
              </c:numCache>
            </c:numRef>
          </c:val>
          <c:extLst>
            <c:ext xmlns:c16="http://schemas.microsoft.com/office/drawing/2014/chart" uri="{C3380CC4-5D6E-409C-BE32-E72D297353CC}">
              <c16:uniqueId val="{0000000A-B227-453B-BF27-A89F05B41AB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CERTICATION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NIVEAU CERTICATION</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A8-4F02-9C5D-ED87160A166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A8-4F02-9C5D-ED87160A166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Feuil1!$A$2:$A$3</c:f>
              <c:strCache>
                <c:ptCount val="2"/>
                <c:pt idx="0">
                  <c:v>1. Oui</c:v>
                </c:pt>
                <c:pt idx="1">
                  <c:v>2. Non</c:v>
                </c:pt>
              </c:strCache>
            </c:strRef>
          </c:cat>
          <c:val>
            <c:numRef>
              <c:f>Feuil1!$B$2:$B$3</c:f>
              <c:numCache>
                <c:formatCode>General</c:formatCode>
                <c:ptCount val="2"/>
                <c:pt idx="0">
                  <c:v>2478</c:v>
                </c:pt>
                <c:pt idx="1">
                  <c:v>3037</c:v>
                </c:pt>
              </c:numCache>
            </c:numRef>
          </c:val>
          <c:extLst>
            <c:ext xmlns:c16="http://schemas.microsoft.com/office/drawing/2014/chart" uri="{C3380CC4-5D6E-409C-BE32-E72D297353CC}">
              <c16:uniqueId val="{00000000-9664-4613-8C3D-408E19C75E1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ETUDE DE MARCHE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CC9-4456-A369-C74E7F0893B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CC9-4456-A369-C74E7F0893B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Feuil1!$A$2:$A$3</c:f>
              <c:strCache>
                <c:ptCount val="2"/>
                <c:pt idx="0">
                  <c:v>1. Oui</c:v>
                </c:pt>
                <c:pt idx="1">
                  <c:v>2. Non</c:v>
                </c:pt>
              </c:strCache>
            </c:strRef>
          </c:cat>
          <c:val>
            <c:numRef>
              <c:f>Feuil1!$B$2:$B$3</c:f>
              <c:numCache>
                <c:formatCode>General</c:formatCode>
                <c:ptCount val="2"/>
                <c:pt idx="0">
                  <c:v>1094</c:v>
                </c:pt>
                <c:pt idx="1">
                  <c:v>4404</c:v>
                </c:pt>
              </c:numCache>
            </c:numRef>
          </c:val>
          <c:extLst>
            <c:ext xmlns:c16="http://schemas.microsoft.com/office/drawing/2014/chart" uri="{C3380CC4-5D6E-409C-BE32-E72D297353CC}">
              <c16:uniqueId val="{00000000-3158-42E7-979C-297DFEF980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PROMOTION DE MARCHANDISES EN LIGNE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A-40DA-B325-C1BF0BBC4D3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A-40DA-B325-C1BF0BBC4D3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Feuil1!$A$2:$A$3</c:f>
              <c:strCache>
                <c:ptCount val="2"/>
                <c:pt idx="0">
                  <c:v>1. Oui</c:v>
                </c:pt>
                <c:pt idx="1">
                  <c:v>2. Non</c:v>
                </c:pt>
              </c:strCache>
            </c:strRef>
          </c:cat>
          <c:val>
            <c:numRef>
              <c:f>Feuil1!$B$2:$B$3</c:f>
              <c:numCache>
                <c:formatCode>General</c:formatCode>
                <c:ptCount val="2"/>
                <c:pt idx="0">
                  <c:v>5116</c:v>
                </c:pt>
                <c:pt idx="1">
                  <c:v>360</c:v>
                </c:pt>
              </c:numCache>
            </c:numRef>
          </c:val>
          <c:extLst>
            <c:ext xmlns:c16="http://schemas.microsoft.com/office/drawing/2014/chart" uri="{C3380CC4-5D6E-409C-BE32-E72D297353CC}">
              <c16:uniqueId val="{00000000-DB5F-42B7-997B-29101538D2B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482265237678611"/>
          <c:y val="0.29914514127855379"/>
          <c:w val="0.14128845873432488"/>
          <c:h val="0.365885957269109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manualLayout>
          <c:layoutTarget val="inner"/>
          <c:xMode val="edge"/>
          <c:yMode val="edge"/>
          <c:x val="0.26211377223680371"/>
          <c:y val="0.20948037745281839"/>
          <c:w val="0.39675215077282006"/>
          <c:h val="0.68014654418197729"/>
        </c:manualLayout>
      </c:layout>
      <c:pieChart>
        <c:varyColors val="1"/>
        <c:ser>
          <c:idx val="0"/>
          <c:order val="0"/>
          <c:tx>
            <c:strRef>
              <c:f>Feuil1!$B$1</c:f>
              <c:strCache>
                <c:ptCount val="1"/>
                <c:pt idx="0">
                  <c:v>VILLE D’ENQUETE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897-4F6D-87B3-100C1AFE1C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897-4F6D-87B3-100C1AFE1C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897-4F6D-87B3-100C1AFE1C7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897-4F6D-87B3-100C1AFE1C7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897-4F6D-87B3-100C1AFE1C7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897-4F6D-87B3-100C1AFE1C7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E897-4F6D-87B3-100C1AFE1C7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E897-4F6D-87B3-100C1AFE1C7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E897-4F6D-87B3-100C1AFE1C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Feuil1!$A$2:$A$10</c:f>
              <c:strCache>
                <c:ptCount val="9"/>
                <c:pt idx="0">
                  <c:v>1. Abidjan </c:v>
                </c:pt>
                <c:pt idx="1">
                  <c:v>2. Grand Bassam</c:v>
                </c:pt>
                <c:pt idx="2">
                  <c:v>3. Yamoussoukro </c:v>
                </c:pt>
                <c:pt idx="3">
                  <c:v>4. Bouaké </c:v>
                </c:pt>
                <c:pt idx="4">
                  <c:v>5. Daloa </c:v>
                </c:pt>
                <c:pt idx="5">
                  <c:v>6. Korhogo </c:v>
                </c:pt>
                <c:pt idx="6">
                  <c:v>7. Man </c:v>
                </c:pt>
                <c:pt idx="7">
                  <c:v>8. San-Pedro </c:v>
                </c:pt>
                <c:pt idx="8">
                  <c:v>9. Autre (Préciser) </c:v>
                </c:pt>
              </c:strCache>
            </c:strRef>
          </c:cat>
          <c:val>
            <c:numRef>
              <c:f>Feuil1!$B$2:$B$10</c:f>
              <c:numCache>
                <c:formatCode>General</c:formatCode>
                <c:ptCount val="9"/>
                <c:pt idx="0">
                  <c:v>4146</c:v>
                </c:pt>
                <c:pt idx="1">
                  <c:v>75</c:v>
                </c:pt>
                <c:pt idx="2">
                  <c:v>96</c:v>
                </c:pt>
                <c:pt idx="3">
                  <c:v>245</c:v>
                </c:pt>
                <c:pt idx="4">
                  <c:v>70</c:v>
                </c:pt>
                <c:pt idx="5">
                  <c:v>53</c:v>
                </c:pt>
                <c:pt idx="6">
                  <c:v>23</c:v>
                </c:pt>
                <c:pt idx="7">
                  <c:v>53</c:v>
                </c:pt>
                <c:pt idx="8">
                  <c:v>756</c:v>
                </c:pt>
              </c:numCache>
            </c:numRef>
          </c:val>
          <c:extLst>
            <c:ext xmlns:c16="http://schemas.microsoft.com/office/drawing/2014/chart" uri="{C3380CC4-5D6E-409C-BE32-E72D297353CC}">
              <c16:uniqueId val="{00000000-3596-4778-9369-9C23918DDB4D}"/>
            </c:ext>
          </c:extLst>
        </c:ser>
        <c:dLbls>
          <c:dLblPos val="bestFit"/>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PAGE PUBLICITAIES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F55-4A71-8C3D-D4834E08EAC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F55-4A71-8C3D-D4834E08EAC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F55-4A71-8C3D-D4834E08EAC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Feuil1!$A$2:$A$4</c:f>
              <c:strCache>
                <c:ptCount val="3"/>
                <c:pt idx="0">
                  <c:v>1. Oui</c:v>
                </c:pt>
                <c:pt idx="1">
                  <c:v>2. Non</c:v>
                </c:pt>
                <c:pt idx="2">
                  <c:v>3. Je ne sais</c:v>
                </c:pt>
              </c:strCache>
            </c:strRef>
          </c:cat>
          <c:val>
            <c:numRef>
              <c:f>Feuil1!$B$2:$B$4</c:f>
              <c:numCache>
                <c:formatCode>General</c:formatCode>
                <c:ptCount val="3"/>
                <c:pt idx="0">
                  <c:v>4321</c:v>
                </c:pt>
                <c:pt idx="1">
                  <c:v>799</c:v>
                </c:pt>
                <c:pt idx="2">
                  <c:v>398</c:v>
                </c:pt>
              </c:numCache>
            </c:numRef>
          </c:val>
          <c:extLst>
            <c:ext xmlns:c16="http://schemas.microsoft.com/office/drawing/2014/chart" uri="{C3380CC4-5D6E-409C-BE32-E72D297353CC}">
              <c16:uniqueId val="{00000000-3E76-4055-97FD-94CB942CF64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2EA6B-99B9-496A-BB70-632D2699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50</Pages>
  <Words>7700</Words>
  <Characters>42352</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Bassoum</dc:creator>
  <cp:keywords/>
  <dc:description/>
  <cp:lastModifiedBy>Dr KROA</cp:lastModifiedBy>
  <cp:revision>67</cp:revision>
  <dcterms:created xsi:type="dcterms:W3CDTF">2024-08-02T16:07:00Z</dcterms:created>
  <dcterms:modified xsi:type="dcterms:W3CDTF">2024-08-10T16:51:00Z</dcterms:modified>
</cp:coreProperties>
</file>